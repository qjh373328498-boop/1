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7840D" w14:textId="77777777" w:rsidR="007547F3" w:rsidRDefault="00000000">
      <w:pPr>
        <w:tabs>
          <w:tab w:val="left" w:pos="2160"/>
        </w:tabs>
        <w:ind w:left="1470" w:hangingChars="700" w:hanging="147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851E01E" wp14:editId="280FBB23">
                <wp:simplePos x="0" y="0"/>
                <wp:positionH relativeFrom="column">
                  <wp:posOffset>368300</wp:posOffset>
                </wp:positionH>
                <wp:positionV relativeFrom="paragraph">
                  <wp:posOffset>-391795</wp:posOffset>
                </wp:positionV>
                <wp:extent cx="1409700" cy="339090"/>
                <wp:effectExtent l="0" t="0" r="0" b="3810"/>
                <wp:wrapSquare wrapText="bothSides"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339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noFill/>
                        </a:ln>
                      </wps:spPr>
                      <wps:txbx>
                        <w:txbxContent>
                          <w:p w14:paraId="76158618" w14:textId="77777777" w:rsidR="007547F3" w:rsidRDefault="00000000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试卷</w:t>
                            </w:r>
                            <w:r>
                              <w:rPr>
                                <w:b/>
                                <w:sz w:val="24"/>
                              </w:rPr>
                              <w:t>编号：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sz w:val="24"/>
                                <w:u w:val="single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type w14:anchorId="6851E01E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9pt;margin-top:-30.85pt;width:111pt;height:26.7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" stroked="f" strokeweight="1pt">
                <v:textbox>
                  <w:txbxContent>
                    <w:p w14:paraId="76158618" w14:textId="77777777" w:rsidR="007547F3" w:rsidRDefault="00000000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试卷</w:t>
                      </w:r>
                      <w:r>
                        <w:rPr>
                          <w:b/>
                          <w:sz w:val="24"/>
                        </w:rPr>
                        <w:t>编号：</w:t>
                      </w:r>
                      <w:r>
                        <w:rPr>
                          <w:rFonts w:ascii="宋体" w:hAnsi="宋体" w:hint="eastAsia"/>
                          <w:b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宋体" w:hAnsi="宋体"/>
                          <w:b/>
                          <w:sz w:val="24"/>
                          <w:u w:val="single"/>
                        </w:rPr>
                        <w:t xml:space="preserve">  </w:t>
                      </w:r>
                      <w:r>
                        <w:rPr>
                          <w:rFonts w:ascii="宋体" w:hAnsi="宋体" w:hint="eastAsia"/>
                          <w:b/>
                          <w:sz w:val="24"/>
                          <w:u w:val="single"/>
                        </w:rPr>
                        <w:t xml:space="preserve">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E8AF831" wp14:editId="34605EC5">
                <wp:simplePos x="0" y="0"/>
                <wp:positionH relativeFrom="column">
                  <wp:posOffset>-142875</wp:posOffset>
                </wp:positionH>
                <wp:positionV relativeFrom="paragraph">
                  <wp:posOffset>0</wp:posOffset>
                </wp:positionV>
                <wp:extent cx="1490345" cy="8908415"/>
                <wp:effectExtent l="4445" t="5080" r="16510" b="14605"/>
                <wp:wrapNone/>
                <wp:docPr id="1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345" cy="8908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C6A942B" w14:textId="77777777" w:rsidR="007547F3" w:rsidRDefault="00000000">
                            <w:pPr>
                              <w:ind w:firstLineChars="2600" w:firstLine="546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kern w:val="0"/>
                                <w:szCs w:val="21"/>
                              </w:rPr>
                              <w:t xml:space="preserve">                            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b/>
                                <w:kern w:val="0"/>
                                <w:sz w:val="32"/>
                                <w:szCs w:val="32"/>
                              </w:rPr>
                              <w:t xml:space="preserve"> 诚信考试，诚信做人。</w:t>
                            </w:r>
                          </w:p>
                          <w:p w14:paraId="1FC3202C" w14:textId="77777777" w:rsidR="007547F3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学</w:t>
                            </w:r>
                            <w:r>
                              <w:rPr>
                                <w:b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院：</w:t>
                            </w:r>
                            <w:r>
                              <w:rPr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u w:val="single"/>
                              </w:rPr>
                              <w:t xml:space="preserve">      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专</w:t>
                            </w:r>
                            <w:r>
                              <w:rPr>
                                <w:b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业：</w:t>
                            </w:r>
                            <w:r>
                              <w:rPr>
                                <w:u w:val="single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u w:val="single"/>
                              </w:rPr>
                              <w:t xml:space="preserve">      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班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级</w:t>
                            </w:r>
                            <w:r>
                              <w:rPr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u w:val="single"/>
                              </w:rPr>
                              <w:t xml:space="preserve">      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学</w:t>
                            </w:r>
                            <w:r>
                              <w:rPr>
                                <w:b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号：</w:t>
                            </w:r>
                            <w:r>
                              <w:rPr>
                                <w:u w:val="single"/>
                              </w:rPr>
                              <w:t xml:space="preserve">             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姓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名</w:t>
                            </w:r>
                            <w:r>
                              <w:rPr>
                                <w:rFonts w:hint="eastAsia"/>
                              </w:rPr>
                              <w:t>：</w:t>
                            </w:r>
                            <w:r>
                              <w:rPr>
                                <w:u w:val="single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</w:t>
                            </w:r>
                          </w:p>
                          <w:p w14:paraId="1BB5F6DA" w14:textId="77777777" w:rsidR="007547F3" w:rsidRDefault="007547F3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2ECBCBE2" w14:textId="77777777" w:rsidR="007547F3" w:rsidRDefault="0000000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装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                       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订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线</w:t>
                            </w:r>
                          </w:p>
                        </w:txbxContent>
                      </wps:txbx>
                      <wps:bodyPr vert="vert270"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E8AF831" id="文本框 5" o:spid="_x0000_s1027" type="#_x0000_t202" style="position:absolute;left:0;text-align:left;margin-left:-11.25pt;margin-top:0;width:117.35pt;height:701.4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" strokecolor="white">
                <v:textbox style="layout-flow:vertical;mso-layout-flow-alt:bottom-to-top">
                  <w:txbxContent>
                    <w:p w14:paraId="7C6A942B" w14:textId="77777777" w:rsidR="007547F3" w:rsidRDefault="00000000">
                      <w:pPr>
                        <w:ind w:firstLineChars="2600" w:firstLine="5460"/>
                        <w:jc w:val="left"/>
                        <w:rPr>
                          <w:rFonts w:ascii="微软雅黑" w:eastAsia="微软雅黑" w:hAnsi="微软雅黑" w:hint="eastAsia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b/>
                          <w:kern w:val="0"/>
                          <w:szCs w:val="21"/>
                        </w:rPr>
                        <w:t xml:space="preserve">                            </w:t>
                      </w:r>
                      <w:r>
                        <w:rPr>
                          <w:rFonts w:ascii="微软雅黑" w:eastAsia="微软雅黑" w:hAnsi="微软雅黑" w:cs="宋体" w:hint="eastAsia"/>
                          <w:b/>
                          <w:kern w:val="0"/>
                          <w:sz w:val="32"/>
                          <w:szCs w:val="32"/>
                        </w:rPr>
                        <w:t xml:space="preserve"> 诚信考试，诚信做人。</w:t>
                      </w:r>
                    </w:p>
                    <w:p w14:paraId="1FC3202C" w14:textId="77777777" w:rsidR="007547F3" w:rsidRDefault="00000000">
                      <w:pPr>
                        <w:jc w:val="left"/>
                      </w:pPr>
                      <w:r>
                        <w:rPr>
                          <w:rFonts w:hint="eastAsia"/>
                          <w:b/>
                        </w:rPr>
                        <w:t>学</w:t>
                      </w:r>
                      <w:r>
                        <w:rPr>
                          <w:b/>
                        </w:rPr>
                        <w:t xml:space="preserve">  </w:t>
                      </w:r>
                      <w:r>
                        <w:rPr>
                          <w:rFonts w:hint="eastAsia"/>
                          <w:b/>
                        </w:rPr>
                        <w:t>院：</w:t>
                      </w:r>
                      <w:r>
                        <w:rPr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</w:t>
                      </w:r>
                      <w:r>
                        <w:rPr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</w:t>
                      </w:r>
                      <w:r>
                        <w:rPr>
                          <w:u w:val="single"/>
                        </w:rPr>
                        <w:t xml:space="preserve">      </w:t>
                      </w:r>
                      <w:r>
                        <w:t xml:space="preserve">  </w:t>
                      </w:r>
                      <w:r>
                        <w:rPr>
                          <w:rFonts w:hint="eastAsia"/>
                          <w:b/>
                        </w:rPr>
                        <w:t>专</w:t>
                      </w:r>
                      <w:r>
                        <w:rPr>
                          <w:b/>
                        </w:rPr>
                        <w:t xml:space="preserve">  </w:t>
                      </w:r>
                      <w:r>
                        <w:rPr>
                          <w:rFonts w:hint="eastAsia"/>
                          <w:b/>
                        </w:rPr>
                        <w:t>业：</w:t>
                      </w:r>
                      <w:r>
                        <w:rPr>
                          <w:u w:val="single"/>
                        </w:rPr>
                        <w:t xml:space="preserve">     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</w:t>
                      </w:r>
                      <w:r>
                        <w:rPr>
                          <w:u w:val="single"/>
                        </w:rPr>
                        <w:t xml:space="preserve">      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  <w:b/>
                        </w:rPr>
                        <w:t>班</w:t>
                      </w:r>
                      <w:r>
                        <w:rPr>
                          <w:rFonts w:hint="eastAsia"/>
                          <w:b/>
                        </w:rPr>
                        <w:t xml:space="preserve"> </w:t>
                      </w:r>
                      <w:r>
                        <w:rPr>
                          <w:b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</w:rPr>
                        <w:t>级</w:t>
                      </w:r>
                      <w:r>
                        <w:rPr>
                          <w:u w:val="single"/>
                        </w:rPr>
                        <w:t xml:space="preserve">   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>
                        <w:rPr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</w:t>
                      </w:r>
                      <w:r>
                        <w:rPr>
                          <w:u w:val="single"/>
                        </w:rPr>
                        <w:t xml:space="preserve">      </w:t>
                      </w:r>
                      <w:r>
                        <w:t xml:space="preserve">  </w:t>
                      </w:r>
                      <w:r>
                        <w:rPr>
                          <w:rFonts w:hint="eastAsia"/>
                          <w:b/>
                        </w:rPr>
                        <w:t>学</w:t>
                      </w:r>
                      <w:r>
                        <w:rPr>
                          <w:b/>
                        </w:rPr>
                        <w:t xml:space="preserve">  </w:t>
                      </w:r>
                      <w:r>
                        <w:rPr>
                          <w:rFonts w:hint="eastAsia"/>
                          <w:b/>
                        </w:rPr>
                        <w:t>号：</w:t>
                      </w:r>
                      <w:r>
                        <w:rPr>
                          <w:u w:val="single"/>
                        </w:rPr>
                        <w:t xml:space="preserve">             </w:t>
                      </w:r>
                      <w:r>
                        <w:t xml:space="preserve">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姓</w:t>
                      </w:r>
                      <w:r>
                        <w:rPr>
                          <w:b/>
                          <w:bCs/>
                        </w:rPr>
                        <w:t xml:space="preserve">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名</w:t>
                      </w:r>
                      <w:r>
                        <w:rPr>
                          <w:rFonts w:hint="eastAsia"/>
                        </w:rPr>
                        <w:t>：</w:t>
                      </w:r>
                      <w:r>
                        <w:rPr>
                          <w:u w:val="single"/>
                        </w:rPr>
                        <w:t xml:space="preserve">        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</w:t>
                      </w:r>
                    </w:p>
                    <w:p w14:paraId="1BB5F6DA" w14:textId="77777777" w:rsidR="007547F3" w:rsidRDefault="007547F3">
                      <w:pPr>
                        <w:rPr>
                          <w:sz w:val="10"/>
                          <w:szCs w:val="10"/>
                        </w:rPr>
                      </w:pPr>
                    </w:p>
                    <w:p w14:paraId="2ECBCBE2" w14:textId="77777777" w:rsidR="007547F3" w:rsidRDefault="0000000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装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                       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订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                             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2085DA" wp14:editId="2ABBF7AE">
                <wp:simplePos x="0" y="0"/>
                <wp:positionH relativeFrom="column">
                  <wp:posOffset>1347470</wp:posOffset>
                </wp:positionH>
                <wp:positionV relativeFrom="paragraph">
                  <wp:posOffset>0</wp:posOffset>
                </wp:positionV>
                <wp:extent cx="5540375" cy="8848725"/>
                <wp:effectExtent l="4445" t="4445" r="5080" b="11430"/>
                <wp:wrapNone/>
                <wp:docPr id="6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0375" cy="8848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040A3BB" w14:textId="77777777" w:rsidR="007547F3" w:rsidRDefault="00000000">
                            <w:pPr>
                              <w:jc w:val="center"/>
                              <w:rPr>
                                <w:rFonts w:ascii="宋体" w:hAnsi="宋体" w:hint="eastAsia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b/>
                                <w:bCs/>
                                <w:sz w:val="36"/>
                              </w:rPr>
                              <w:t>广东工业大学考试试卷 (  A  )</w:t>
                            </w:r>
                          </w:p>
                          <w:p w14:paraId="1AD5E420" w14:textId="77777777" w:rsidR="007547F3" w:rsidRDefault="00000000">
                            <w:pPr>
                              <w:rPr>
                                <w:rFonts w:ascii="宋体" w:hAnsi="宋体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/>
                                <w:b/>
                                <w:szCs w:val="21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宋体" w:hAnsi="宋体"/>
                                <w:b/>
                                <w:szCs w:val="21"/>
                                <w:u w:val="single"/>
                              </w:rPr>
                              <w:t>20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szCs w:val="21"/>
                                <w:u w:val="single"/>
                              </w:rPr>
                              <w:t>24</w:t>
                            </w:r>
                            <w:r>
                              <w:rPr>
                                <w:rFonts w:ascii="宋体" w:hAnsi="宋体"/>
                                <w:b/>
                                <w:szCs w:val="21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/>
                                <w:b/>
                                <w:szCs w:val="21"/>
                              </w:rPr>
                              <w:t xml:space="preserve"> --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/>
                                <w:b/>
                                <w:szCs w:val="21"/>
                                <w:u w:val="single"/>
                              </w:rPr>
                              <w:t>20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szCs w:val="21"/>
                                <w:u w:val="single"/>
                              </w:rPr>
                              <w:t>25</w:t>
                            </w:r>
                            <w:r>
                              <w:rPr>
                                <w:rFonts w:ascii="宋体" w:hAnsi="宋体"/>
                                <w:b/>
                                <w:szCs w:val="21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/>
                                <w:b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szCs w:val="21"/>
                              </w:rPr>
                              <w:t>学</w:t>
                            </w:r>
                            <w:r>
                              <w:rPr>
                                <w:rFonts w:ascii="宋体" w:hAnsi="宋体"/>
                                <w:b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szCs w:val="21"/>
                              </w:rPr>
                              <w:t>度</w:t>
                            </w:r>
                            <w:r>
                              <w:rPr>
                                <w:rFonts w:ascii="宋体" w:hAnsi="宋体"/>
                                <w:b/>
                                <w:szCs w:val="21"/>
                              </w:rPr>
                              <w:t>第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szCs w:val="21"/>
                                <w:u w:val="single"/>
                              </w:rPr>
                              <w:t xml:space="preserve"> 一</w:t>
                            </w:r>
                            <w:r>
                              <w:rPr>
                                <w:rFonts w:ascii="宋体" w:hAnsi="宋体"/>
                                <w:b/>
                                <w:szCs w:val="2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szCs w:val="21"/>
                              </w:rPr>
                              <w:t xml:space="preserve"> 学期</w:t>
                            </w:r>
                          </w:p>
                          <w:p w14:paraId="1A9D5307" w14:textId="77777777" w:rsidR="007547F3" w:rsidRDefault="007547F3">
                            <w:pPr>
                              <w:rPr>
                                <w:rFonts w:ascii="宋体" w:hAnsi="宋体" w:hint="eastAsia"/>
                                <w:b/>
                                <w:sz w:val="15"/>
                                <w:szCs w:val="15"/>
                              </w:rPr>
                            </w:pPr>
                          </w:p>
                          <w:p w14:paraId="2086FE40" w14:textId="77777777" w:rsidR="007547F3" w:rsidRDefault="00000000">
                            <w:pPr>
                              <w:spacing w:line="420" w:lineRule="auto"/>
                              <w:ind w:firstLineChars="100" w:firstLine="241"/>
                              <w:rPr>
                                <w:rFonts w:ascii="宋体" w:hAnsi="宋体" w:hint="eastAsia"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sz w:val="24"/>
                              </w:rPr>
                              <w:t xml:space="preserve">课程名称: </w:t>
                            </w:r>
                            <w:r>
                              <w:rPr>
                                <w:rFonts w:ascii="宋体" w:hAnsi="宋体" w:hint="eastAsia"/>
                                <w:sz w:val="24"/>
                                <w:u w:val="single"/>
                              </w:rPr>
                              <w:t xml:space="preserve">      Python程序设计       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sz w:val="24"/>
                              </w:rPr>
                              <w:t xml:space="preserve"> 学分</w:t>
                            </w:r>
                            <w:r>
                              <w:rPr>
                                <w:rFonts w:ascii="宋体" w:hAnsi="宋体" w:hint="eastAsia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hint="eastAsia"/>
                                <w:sz w:val="24"/>
                                <w:u w:val="single"/>
                              </w:rPr>
                              <w:t>2</w:t>
                            </w:r>
                            <w:r>
                              <w:rPr>
                                <w:rFonts w:ascii="宋体" w:hAnsi="宋体"/>
                                <w:sz w:val="24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/>
                                <w:sz w:val="24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sz w:val="24"/>
                              </w:rPr>
                              <w:t>试卷满分</w:t>
                            </w:r>
                            <w:r>
                              <w:rPr>
                                <w:rFonts w:ascii="宋体" w:hAnsi="宋体" w:hint="eastAsia"/>
                                <w:sz w:val="24"/>
                                <w:u w:val="single"/>
                              </w:rPr>
                              <w:t xml:space="preserve"> 100 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sz w:val="24"/>
                              </w:rPr>
                              <w:t>分</w:t>
                            </w:r>
                          </w:p>
                          <w:p w14:paraId="75D49465" w14:textId="77777777" w:rsidR="007547F3" w:rsidRDefault="00000000">
                            <w:pPr>
                              <w:spacing w:line="420" w:lineRule="auto"/>
                              <w:ind w:firstLineChars="100" w:firstLine="241"/>
                              <w:rPr>
                                <w:rFonts w:ascii="宋体" w:hAnsi="宋体" w:hint="eastAs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sz w:val="24"/>
                              </w:rPr>
                              <w:t>考试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>形式：</w:t>
                            </w:r>
                            <w:r>
                              <w:rPr>
                                <w:rFonts w:ascii="宋体" w:hAnsi="宋体" w:hint="eastAsia"/>
                                <w:sz w:val="24"/>
                                <w:u w:val="single"/>
                              </w:rPr>
                              <w:t xml:space="preserve"> 闭卷  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sz w:val="24"/>
                              </w:rPr>
                              <w:t xml:space="preserve"> (开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>卷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sz w:val="24"/>
                              </w:rPr>
                              <w:t>或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>闭卷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sz w:val="24"/>
                              </w:rPr>
                              <w:t xml:space="preserve">)  </w:t>
                            </w:r>
                          </w:p>
                          <w:tbl>
                            <w:tblPr>
                              <w:tblW w:w="0" w:type="auto"/>
                              <w:tblInd w:w="283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83"/>
                              <w:gridCol w:w="575"/>
                              <w:gridCol w:w="575"/>
                              <w:gridCol w:w="576"/>
                              <w:gridCol w:w="575"/>
                              <w:gridCol w:w="576"/>
                              <w:gridCol w:w="575"/>
                              <w:gridCol w:w="575"/>
                              <w:gridCol w:w="576"/>
                              <w:gridCol w:w="575"/>
                              <w:gridCol w:w="576"/>
                              <w:gridCol w:w="720"/>
                            </w:tblGrid>
                            <w:tr w:rsidR="007547F3" w14:paraId="2B23E6C4" w14:textId="77777777">
                              <w:trPr>
                                <w:cantSplit/>
                                <w:trHeight w:val="658"/>
                              </w:trPr>
                              <w:tc>
                                <w:tcPr>
                                  <w:tcW w:w="983" w:type="dxa"/>
                                  <w:vAlign w:val="center"/>
                                </w:tcPr>
                                <w:p w14:paraId="774DDAE7" w14:textId="77777777" w:rsidR="007547F3" w:rsidRDefault="00000000">
                                  <w:pPr>
                                    <w:jc w:val="center"/>
                                    <w:rPr>
                                      <w:rFonts w:ascii="宋体" w:hAnsi="宋体" w:hint="eastAsia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</w:rPr>
                                    <w:t>题  号</w:t>
                                  </w:r>
                                </w:p>
                              </w:tc>
                              <w:tc>
                                <w:tcPr>
                                  <w:tcW w:w="575" w:type="dxa"/>
                                  <w:vAlign w:val="center"/>
                                </w:tcPr>
                                <w:p w14:paraId="00D3C5A2" w14:textId="77777777" w:rsidR="007547F3" w:rsidRDefault="00000000">
                                  <w:pPr>
                                    <w:jc w:val="center"/>
                                    <w:rPr>
                                      <w:rFonts w:ascii="宋体" w:hAnsi="宋体" w:hint="eastAsia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</w:rPr>
                                    <w:t>一</w:t>
                                  </w:r>
                                </w:p>
                              </w:tc>
                              <w:tc>
                                <w:tcPr>
                                  <w:tcW w:w="575" w:type="dxa"/>
                                  <w:vAlign w:val="center"/>
                                </w:tcPr>
                                <w:p w14:paraId="5751991D" w14:textId="77777777" w:rsidR="007547F3" w:rsidRDefault="00000000">
                                  <w:pPr>
                                    <w:jc w:val="center"/>
                                    <w:rPr>
                                      <w:rFonts w:ascii="宋体" w:hAnsi="宋体" w:hint="eastAsia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</w:rPr>
                                    <w:t>二</w:t>
                                  </w:r>
                                </w:p>
                              </w:tc>
                              <w:tc>
                                <w:tcPr>
                                  <w:tcW w:w="576" w:type="dxa"/>
                                  <w:vAlign w:val="center"/>
                                </w:tcPr>
                                <w:p w14:paraId="706BCF64" w14:textId="77777777" w:rsidR="007547F3" w:rsidRDefault="00000000">
                                  <w:pPr>
                                    <w:jc w:val="center"/>
                                    <w:rPr>
                                      <w:rFonts w:ascii="宋体" w:hAnsi="宋体" w:hint="eastAsia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</w:rPr>
                                    <w:t>三</w:t>
                                  </w:r>
                                </w:p>
                              </w:tc>
                              <w:tc>
                                <w:tcPr>
                                  <w:tcW w:w="575" w:type="dxa"/>
                                  <w:vAlign w:val="center"/>
                                </w:tcPr>
                                <w:p w14:paraId="73001D2C" w14:textId="77777777" w:rsidR="007547F3" w:rsidRDefault="00000000">
                                  <w:pPr>
                                    <w:jc w:val="center"/>
                                    <w:rPr>
                                      <w:rFonts w:ascii="宋体" w:hAnsi="宋体" w:hint="eastAsia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</w:rPr>
                                    <w:t>四</w:t>
                                  </w:r>
                                </w:p>
                              </w:tc>
                              <w:tc>
                                <w:tcPr>
                                  <w:tcW w:w="576" w:type="dxa"/>
                                  <w:vAlign w:val="center"/>
                                </w:tcPr>
                                <w:p w14:paraId="666C05E9" w14:textId="77777777" w:rsidR="007547F3" w:rsidRDefault="00000000">
                                  <w:pPr>
                                    <w:jc w:val="center"/>
                                    <w:rPr>
                                      <w:rFonts w:ascii="宋体" w:hAnsi="宋体" w:hint="eastAsia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</w:rPr>
                                    <w:t>五</w:t>
                                  </w:r>
                                </w:p>
                              </w:tc>
                              <w:tc>
                                <w:tcPr>
                                  <w:tcW w:w="575" w:type="dxa"/>
                                  <w:vAlign w:val="center"/>
                                </w:tcPr>
                                <w:p w14:paraId="592BAF42" w14:textId="77777777" w:rsidR="007547F3" w:rsidRDefault="00000000">
                                  <w:pPr>
                                    <w:jc w:val="center"/>
                                    <w:rPr>
                                      <w:rFonts w:ascii="宋体" w:hAnsi="宋体" w:hint="eastAsia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</w:rPr>
                                    <w:t>六</w:t>
                                  </w:r>
                                </w:p>
                              </w:tc>
                              <w:tc>
                                <w:tcPr>
                                  <w:tcW w:w="575" w:type="dxa"/>
                                  <w:vAlign w:val="center"/>
                                </w:tcPr>
                                <w:p w14:paraId="7BEF5B3A" w14:textId="77777777" w:rsidR="007547F3" w:rsidRDefault="00000000">
                                  <w:pPr>
                                    <w:jc w:val="center"/>
                                    <w:rPr>
                                      <w:rFonts w:ascii="宋体" w:hAnsi="宋体" w:hint="eastAsia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</w:rPr>
                                    <w:t>七</w:t>
                                  </w:r>
                                </w:p>
                              </w:tc>
                              <w:tc>
                                <w:tcPr>
                                  <w:tcW w:w="576" w:type="dxa"/>
                                  <w:vAlign w:val="center"/>
                                </w:tcPr>
                                <w:p w14:paraId="288BC1A0" w14:textId="77777777" w:rsidR="007547F3" w:rsidRDefault="00000000">
                                  <w:pPr>
                                    <w:jc w:val="center"/>
                                    <w:rPr>
                                      <w:rFonts w:ascii="宋体" w:hAnsi="宋体" w:hint="eastAsia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</w:rPr>
                                    <w:t>八</w:t>
                                  </w:r>
                                </w:p>
                              </w:tc>
                              <w:tc>
                                <w:tcPr>
                                  <w:tcW w:w="575" w:type="dxa"/>
                                  <w:vAlign w:val="center"/>
                                </w:tcPr>
                                <w:p w14:paraId="148FCCDA" w14:textId="77777777" w:rsidR="007547F3" w:rsidRDefault="00000000">
                                  <w:pPr>
                                    <w:jc w:val="center"/>
                                    <w:rPr>
                                      <w:rFonts w:ascii="宋体" w:hAnsi="宋体" w:hint="eastAsia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</w:rPr>
                                    <w:t>九</w:t>
                                  </w:r>
                                </w:p>
                              </w:tc>
                              <w:tc>
                                <w:tcPr>
                                  <w:tcW w:w="576" w:type="dxa"/>
                                  <w:vAlign w:val="center"/>
                                </w:tcPr>
                                <w:p w14:paraId="6BB283BC" w14:textId="77777777" w:rsidR="007547F3" w:rsidRDefault="00000000">
                                  <w:pPr>
                                    <w:jc w:val="center"/>
                                    <w:rPr>
                                      <w:rFonts w:ascii="宋体" w:hAnsi="宋体" w:hint="eastAsia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</w:rPr>
                                    <w:t>十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 w14:paraId="3A74BA82" w14:textId="77777777" w:rsidR="007547F3" w:rsidRDefault="00000000">
                                  <w:pPr>
                                    <w:jc w:val="center"/>
                                    <w:rPr>
                                      <w:rFonts w:ascii="宋体" w:hAnsi="宋体" w:hint="eastAsia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</w:rPr>
                                    <w:t>总分</w:t>
                                  </w:r>
                                </w:p>
                              </w:tc>
                            </w:tr>
                            <w:tr w:rsidR="007547F3" w14:paraId="58EDF02B" w14:textId="77777777">
                              <w:trPr>
                                <w:cantSplit/>
                                <w:trHeight w:val="412"/>
                              </w:trPr>
                              <w:tc>
                                <w:tcPr>
                                  <w:tcW w:w="983" w:type="dxa"/>
                                  <w:vAlign w:val="center"/>
                                </w:tcPr>
                                <w:p w14:paraId="1B58C95E" w14:textId="77777777" w:rsidR="007547F3" w:rsidRDefault="0000000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</w:rPr>
                                    <w:t>评卷得分</w:t>
                                  </w:r>
                                </w:p>
                              </w:tc>
                              <w:tc>
                                <w:tcPr>
                                  <w:tcW w:w="575" w:type="dxa"/>
                                  <w:vAlign w:val="center"/>
                                </w:tcPr>
                                <w:p w14:paraId="3831DEA9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" w:type="dxa"/>
                                  <w:vAlign w:val="center"/>
                                </w:tcPr>
                                <w:p w14:paraId="6C37C61E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6" w:type="dxa"/>
                                  <w:vAlign w:val="center"/>
                                </w:tcPr>
                                <w:p w14:paraId="32B86D1A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" w:type="dxa"/>
                                  <w:vAlign w:val="center"/>
                                </w:tcPr>
                                <w:p w14:paraId="683E5031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6" w:type="dxa"/>
                                  <w:vAlign w:val="center"/>
                                </w:tcPr>
                                <w:p w14:paraId="39974829" w14:textId="77777777" w:rsidR="007547F3" w:rsidRDefault="007547F3">
                                  <w:pPr>
                                    <w:spacing w:line="300" w:lineRule="exact"/>
                                    <w:rPr>
                                      <w:rFonts w:ascii="宋体" w:hAnsi="宋体" w:hint="eastAsia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" w:type="dxa"/>
                                  <w:vAlign w:val="center"/>
                                </w:tcPr>
                                <w:p w14:paraId="7BB816FF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" w:type="dxa"/>
                                  <w:vAlign w:val="center"/>
                                </w:tcPr>
                                <w:p w14:paraId="60572720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6" w:type="dxa"/>
                                  <w:vAlign w:val="center"/>
                                </w:tcPr>
                                <w:p w14:paraId="0A84E573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" w:type="dxa"/>
                                  <w:vAlign w:val="center"/>
                                </w:tcPr>
                                <w:p w14:paraId="276312B1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6" w:type="dxa"/>
                                  <w:vAlign w:val="center"/>
                                </w:tcPr>
                                <w:p w14:paraId="1ED0E6B2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 w14:paraId="4F2EFEB3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7547F3" w14:paraId="2F1DF5D1" w14:textId="77777777">
                              <w:trPr>
                                <w:cantSplit/>
                                <w:trHeight w:val="460"/>
                              </w:trPr>
                              <w:tc>
                                <w:tcPr>
                                  <w:tcW w:w="983" w:type="dxa"/>
                                  <w:vAlign w:val="center"/>
                                </w:tcPr>
                                <w:p w14:paraId="3B2384FA" w14:textId="77777777" w:rsidR="007547F3" w:rsidRDefault="0000000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</w:rPr>
                                    <w:t>评卷签名</w:t>
                                  </w:r>
                                </w:p>
                              </w:tc>
                              <w:tc>
                                <w:tcPr>
                                  <w:tcW w:w="575" w:type="dxa"/>
                                  <w:vAlign w:val="center"/>
                                </w:tcPr>
                                <w:p w14:paraId="5CB13F1D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" w:type="dxa"/>
                                  <w:vAlign w:val="center"/>
                                </w:tcPr>
                                <w:p w14:paraId="16CF22A4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6" w:type="dxa"/>
                                  <w:vAlign w:val="center"/>
                                </w:tcPr>
                                <w:p w14:paraId="23709EA9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" w:type="dxa"/>
                                  <w:vAlign w:val="center"/>
                                </w:tcPr>
                                <w:p w14:paraId="32836BE6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6" w:type="dxa"/>
                                  <w:vAlign w:val="center"/>
                                </w:tcPr>
                                <w:p w14:paraId="76CF1A5D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" w:type="dxa"/>
                                  <w:vAlign w:val="center"/>
                                </w:tcPr>
                                <w:p w14:paraId="02334A64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" w:type="dxa"/>
                                  <w:vAlign w:val="center"/>
                                </w:tcPr>
                                <w:p w14:paraId="04B98153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6" w:type="dxa"/>
                                  <w:vAlign w:val="center"/>
                                </w:tcPr>
                                <w:p w14:paraId="5BA2F9F6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" w:type="dxa"/>
                                  <w:vAlign w:val="center"/>
                                </w:tcPr>
                                <w:p w14:paraId="165C34AB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6" w:type="dxa"/>
                                  <w:vAlign w:val="center"/>
                                </w:tcPr>
                                <w:p w14:paraId="6A5D344C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 w14:paraId="14AC3FF2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7547F3" w14:paraId="0D37CB9B" w14:textId="77777777">
                              <w:trPr>
                                <w:cantSplit/>
                                <w:trHeight w:val="406"/>
                              </w:trPr>
                              <w:tc>
                                <w:tcPr>
                                  <w:tcW w:w="983" w:type="dxa"/>
                                  <w:vAlign w:val="center"/>
                                </w:tcPr>
                                <w:p w14:paraId="2B6C10AB" w14:textId="77777777" w:rsidR="007547F3" w:rsidRDefault="0000000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</w:rPr>
                                    <w:t>复核得分</w:t>
                                  </w:r>
                                </w:p>
                              </w:tc>
                              <w:tc>
                                <w:tcPr>
                                  <w:tcW w:w="575" w:type="dxa"/>
                                  <w:vAlign w:val="center"/>
                                </w:tcPr>
                                <w:p w14:paraId="6BC83D5F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" w:type="dxa"/>
                                  <w:vAlign w:val="center"/>
                                </w:tcPr>
                                <w:p w14:paraId="7BE749C3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6" w:type="dxa"/>
                                  <w:vAlign w:val="center"/>
                                </w:tcPr>
                                <w:p w14:paraId="7305BF8A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" w:type="dxa"/>
                                  <w:vAlign w:val="center"/>
                                </w:tcPr>
                                <w:p w14:paraId="3E91FB28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6" w:type="dxa"/>
                                  <w:vAlign w:val="center"/>
                                </w:tcPr>
                                <w:p w14:paraId="015D0846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" w:type="dxa"/>
                                  <w:vAlign w:val="center"/>
                                </w:tcPr>
                                <w:p w14:paraId="691317A1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" w:type="dxa"/>
                                  <w:vAlign w:val="center"/>
                                </w:tcPr>
                                <w:p w14:paraId="1C7E7028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6" w:type="dxa"/>
                                  <w:vAlign w:val="center"/>
                                </w:tcPr>
                                <w:p w14:paraId="39A1665B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" w:type="dxa"/>
                                  <w:vAlign w:val="center"/>
                                </w:tcPr>
                                <w:p w14:paraId="7FE070E5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6" w:type="dxa"/>
                                  <w:vAlign w:val="center"/>
                                </w:tcPr>
                                <w:p w14:paraId="6057F81A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 w14:paraId="29D5E17A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</w:rPr>
                                  </w:pPr>
                                </w:p>
                              </w:tc>
                            </w:tr>
                            <w:tr w:rsidR="007547F3" w14:paraId="315C75AB" w14:textId="77777777">
                              <w:trPr>
                                <w:cantSplit/>
                                <w:trHeight w:val="514"/>
                              </w:trPr>
                              <w:tc>
                                <w:tcPr>
                                  <w:tcW w:w="983" w:type="dxa"/>
                                  <w:vAlign w:val="center"/>
                                </w:tcPr>
                                <w:p w14:paraId="308ABB52" w14:textId="77777777" w:rsidR="007547F3" w:rsidRDefault="0000000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</w:rPr>
                                    <w:t>复核签名</w:t>
                                  </w:r>
                                </w:p>
                              </w:tc>
                              <w:tc>
                                <w:tcPr>
                                  <w:tcW w:w="575" w:type="dxa"/>
                                  <w:vAlign w:val="center"/>
                                </w:tcPr>
                                <w:p w14:paraId="5541139A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" w:type="dxa"/>
                                  <w:vAlign w:val="center"/>
                                </w:tcPr>
                                <w:p w14:paraId="3C99DA7B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6" w:type="dxa"/>
                                  <w:vAlign w:val="center"/>
                                </w:tcPr>
                                <w:p w14:paraId="755F6ADC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" w:type="dxa"/>
                                  <w:vAlign w:val="center"/>
                                </w:tcPr>
                                <w:p w14:paraId="68937361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6" w:type="dxa"/>
                                  <w:vAlign w:val="center"/>
                                </w:tcPr>
                                <w:p w14:paraId="7BBE3B02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" w:type="dxa"/>
                                  <w:vAlign w:val="center"/>
                                </w:tcPr>
                                <w:p w14:paraId="4BEAB5B6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" w:type="dxa"/>
                                  <w:vAlign w:val="center"/>
                                </w:tcPr>
                                <w:p w14:paraId="0649D5DF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6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599E7BD1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3000D66C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6" w:type="dxa"/>
                                  <w:vAlign w:val="center"/>
                                </w:tcPr>
                                <w:p w14:paraId="2B2EAA61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 w14:paraId="384B071B" w14:textId="77777777" w:rsidR="007547F3" w:rsidRDefault="007547F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 w:hint="eastAsia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31AF950" w14:textId="77777777" w:rsidR="007547F3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Lines="40" w:before="124" w:line="264" w:lineRule="auto"/>
                              <w:jc w:val="left"/>
                              <w:rPr>
                                <w:b/>
                                <w:szCs w:val="21"/>
                              </w:rPr>
                            </w:pPr>
                            <w:r>
                              <w:rPr>
                                <w:b/>
                                <w:szCs w:val="21"/>
                              </w:rPr>
                              <w:t>单项选择题（共</w:t>
                            </w:r>
                            <w:r>
                              <w:rPr>
                                <w:rFonts w:hint="eastAsia"/>
                                <w:b/>
                                <w:szCs w:val="21"/>
                              </w:rPr>
                              <w:t>4</w:t>
                            </w:r>
                            <w:r>
                              <w:rPr>
                                <w:b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b/>
                                <w:szCs w:val="21"/>
                              </w:rPr>
                              <w:t>分，</w:t>
                            </w:r>
                            <w:r>
                              <w:rPr>
                                <w:rFonts w:hint="eastAsia"/>
                                <w:b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b/>
                                <w:szCs w:val="21"/>
                              </w:rPr>
                              <w:t>题，每题</w:t>
                            </w:r>
                            <w:r>
                              <w:rPr>
                                <w:b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b/>
                                <w:szCs w:val="21"/>
                              </w:rPr>
                              <w:t>分；将答案填入下方表格中）</w:t>
                            </w:r>
                          </w:p>
                          <w:tbl>
                            <w:tblPr>
                              <w:tblW w:w="4994" w:type="pct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907"/>
                              <w:gridCol w:w="836"/>
                              <w:gridCol w:w="835"/>
                              <w:gridCol w:w="835"/>
                              <w:gridCol w:w="835"/>
                              <w:gridCol w:w="835"/>
                              <w:gridCol w:w="835"/>
                              <w:gridCol w:w="835"/>
                              <w:gridCol w:w="835"/>
                              <w:gridCol w:w="830"/>
                            </w:tblGrid>
                            <w:tr w:rsidR="007547F3" w14:paraId="7C03CF92" w14:textId="77777777">
                              <w:trPr>
                                <w:trHeight w:val="480"/>
                                <w:jc w:val="center"/>
                              </w:trPr>
                              <w:tc>
                                <w:tcPr>
                                  <w:tcW w:w="538" w:type="pct"/>
                                </w:tcPr>
                                <w:p w14:paraId="7CDB43E1" w14:textId="77777777" w:rsidR="007547F3" w:rsidRDefault="00000000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</w:tcPr>
                                <w:p w14:paraId="02C81C6F" w14:textId="77777777" w:rsidR="007547F3" w:rsidRDefault="00000000">
                                  <w:pPr>
                                    <w:jc w:val="center"/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</w:tcPr>
                                <w:p w14:paraId="51F76E05" w14:textId="77777777" w:rsidR="007547F3" w:rsidRDefault="00000000">
                                  <w:pPr>
                                    <w:jc w:val="center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</w:tcPr>
                                <w:p w14:paraId="1C44894B" w14:textId="77777777" w:rsidR="007547F3" w:rsidRDefault="00000000">
                                  <w:pPr>
                                    <w:jc w:val="center"/>
                                  </w:pPr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</w:tcPr>
                                <w:p w14:paraId="0C53B3B4" w14:textId="77777777" w:rsidR="007547F3" w:rsidRDefault="00000000">
                                  <w:pPr>
                                    <w:jc w:val="center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</w:tcPr>
                                <w:p w14:paraId="0221AF60" w14:textId="77777777" w:rsidR="007547F3" w:rsidRDefault="00000000">
                                  <w:pPr>
                                    <w:jc w:val="center"/>
                                  </w:pPr>
                                  <w: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</w:tcPr>
                                <w:p w14:paraId="6151A514" w14:textId="77777777" w:rsidR="007547F3" w:rsidRDefault="00000000">
                                  <w:pPr>
                                    <w:jc w:val="center"/>
                                  </w:pPr>
                                  <w: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</w:tcPr>
                                <w:p w14:paraId="1436DABE" w14:textId="77777777" w:rsidR="007547F3" w:rsidRDefault="00000000">
                                  <w:pPr>
                                    <w:jc w:val="center"/>
                                  </w:pPr>
                                  <w: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</w:tcPr>
                                <w:p w14:paraId="177279C7" w14:textId="77777777" w:rsidR="007547F3" w:rsidRDefault="00000000">
                                  <w:pPr>
                                    <w:jc w:val="center"/>
                                  </w:pPr>
                                  <w: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493" w:type="pct"/>
                                </w:tcPr>
                                <w:p w14:paraId="1DB6771A" w14:textId="77777777" w:rsidR="007547F3" w:rsidRDefault="00000000">
                                  <w:pPr>
                                    <w:jc w:val="center"/>
                                  </w:pPr>
                                  <w:r>
                                    <w:t>10</w:t>
                                  </w:r>
                                </w:p>
                              </w:tc>
                            </w:tr>
                            <w:tr w:rsidR="007547F3" w14:paraId="3DAFB5F3" w14:textId="77777777">
                              <w:trPr>
                                <w:trHeight w:val="480"/>
                                <w:jc w:val="center"/>
                              </w:trPr>
                              <w:tc>
                                <w:tcPr>
                                  <w:tcW w:w="538" w:type="pct"/>
                                </w:tcPr>
                                <w:p w14:paraId="393F1DE8" w14:textId="77777777" w:rsidR="007547F3" w:rsidRDefault="007547F3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</w:tcPr>
                                <w:p w14:paraId="456B2F83" w14:textId="77777777" w:rsidR="007547F3" w:rsidRDefault="007547F3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</w:tcPr>
                                <w:p w14:paraId="3C0A9373" w14:textId="77777777" w:rsidR="007547F3" w:rsidRDefault="007547F3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</w:tcPr>
                                <w:p w14:paraId="7CC77AF7" w14:textId="77777777" w:rsidR="007547F3" w:rsidRDefault="007547F3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</w:tcPr>
                                <w:p w14:paraId="0BC54DEB" w14:textId="77777777" w:rsidR="007547F3" w:rsidRDefault="007547F3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</w:tcPr>
                                <w:p w14:paraId="2B4AF156" w14:textId="77777777" w:rsidR="007547F3" w:rsidRDefault="007547F3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</w:tcPr>
                                <w:p w14:paraId="75193639" w14:textId="77777777" w:rsidR="007547F3" w:rsidRDefault="007547F3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</w:tcPr>
                                <w:p w14:paraId="63421B92" w14:textId="77777777" w:rsidR="007547F3" w:rsidRDefault="007547F3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</w:tcPr>
                                <w:p w14:paraId="7A289B68" w14:textId="77777777" w:rsidR="007547F3" w:rsidRDefault="007547F3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493" w:type="pct"/>
                                </w:tcPr>
                                <w:p w14:paraId="02DEF027" w14:textId="77777777" w:rsidR="007547F3" w:rsidRDefault="007547F3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7547F3" w14:paraId="704D7754" w14:textId="77777777">
                              <w:trPr>
                                <w:trHeight w:val="480"/>
                                <w:jc w:val="center"/>
                              </w:trPr>
                              <w:tc>
                                <w:tcPr>
                                  <w:tcW w:w="538" w:type="pct"/>
                                </w:tcPr>
                                <w:p w14:paraId="18E40472" w14:textId="77777777" w:rsidR="007547F3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</w:tcPr>
                                <w:p w14:paraId="7E8B59BC" w14:textId="77777777" w:rsidR="007547F3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</w:tcPr>
                                <w:p w14:paraId="42FE76B6" w14:textId="77777777" w:rsidR="007547F3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</w:tcPr>
                                <w:p w14:paraId="371CEFDF" w14:textId="77777777" w:rsidR="007547F3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</w:tcPr>
                                <w:p w14:paraId="6C2B09FD" w14:textId="77777777" w:rsidR="007547F3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</w:tcPr>
                                <w:p w14:paraId="4A2B0FCB" w14:textId="77777777" w:rsidR="007547F3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</w:tcPr>
                                <w:p w14:paraId="7109B356" w14:textId="77777777" w:rsidR="007547F3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</w:tcPr>
                                <w:p w14:paraId="1C31ED38" w14:textId="77777777" w:rsidR="007547F3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</w:tcPr>
                                <w:p w14:paraId="4266444D" w14:textId="77777777" w:rsidR="007547F3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493" w:type="pct"/>
                                </w:tcPr>
                                <w:p w14:paraId="68571856" w14:textId="77777777" w:rsidR="007547F3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 w:rsidR="007547F3" w14:paraId="4B9D05E7" w14:textId="77777777">
                              <w:trPr>
                                <w:trHeight w:val="480"/>
                                <w:jc w:val="center"/>
                              </w:trPr>
                              <w:tc>
                                <w:tcPr>
                                  <w:tcW w:w="538" w:type="pct"/>
                                </w:tcPr>
                                <w:p w14:paraId="66E7B46B" w14:textId="77777777" w:rsidR="007547F3" w:rsidRDefault="007547F3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</w:tcPr>
                                <w:p w14:paraId="62016415" w14:textId="77777777" w:rsidR="007547F3" w:rsidRDefault="007547F3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</w:tcPr>
                                <w:p w14:paraId="6A695317" w14:textId="77777777" w:rsidR="007547F3" w:rsidRDefault="007547F3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</w:tcPr>
                                <w:p w14:paraId="65A594E9" w14:textId="77777777" w:rsidR="007547F3" w:rsidRDefault="007547F3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</w:tcPr>
                                <w:p w14:paraId="1C4E9CA4" w14:textId="77777777" w:rsidR="007547F3" w:rsidRDefault="007547F3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</w:tcPr>
                                <w:p w14:paraId="0EDC0BEF" w14:textId="77777777" w:rsidR="007547F3" w:rsidRDefault="007547F3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</w:tcPr>
                                <w:p w14:paraId="2AC286D3" w14:textId="77777777" w:rsidR="007547F3" w:rsidRDefault="007547F3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</w:tcPr>
                                <w:p w14:paraId="03BB0C92" w14:textId="77777777" w:rsidR="007547F3" w:rsidRDefault="007547F3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</w:tcPr>
                                <w:p w14:paraId="39DDEE31" w14:textId="77777777" w:rsidR="007547F3" w:rsidRDefault="007547F3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493" w:type="pct"/>
                                </w:tcPr>
                                <w:p w14:paraId="1207ADA3" w14:textId="77777777" w:rsidR="007547F3" w:rsidRDefault="007547F3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61F857E4" w14:textId="77777777" w:rsidR="007547F3" w:rsidRDefault="00000000">
                            <w:pPr>
                              <w:jc w:val="left"/>
                              <w:rPr>
                                <w:rFonts w:ascii="宋体" w:hAnsi="宋体" w:hint="eastAsia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>、</w:t>
                            </w:r>
                            <w:r>
                              <w:rPr>
                                <w:rFonts w:ascii="宋体" w:hAnsi="宋体" w:hint="eastAsia"/>
                                <w:kern w:val="0"/>
                                <w:szCs w:val="21"/>
                              </w:rPr>
                              <w:t>以下关于Python程序的基本语法元素，错误的描述是（）</w:t>
                            </w:r>
                          </w:p>
                          <w:p w14:paraId="0F50B207" w14:textId="77777777" w:rsidR="007547F3" w:rsidRDefault="00000000">
                            <w:pPr>
                              <w:ind w:firstLine="420"/>
                              <w:jc w:val="left"/>
                              <w:rPr>
                                <w:rFonts w:ascii="宋体" w:hAnsi="宋体" w:hint="eastAsia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kern w:val="0"/>
                                <w:szCs w:val="21"/>
                              </w:rPr>
                              <w:t xml:space="preserve">A．变量是由用户定义的用来保存和表示数据的一种语法元素            </w:t>
                            </w:r>
                          </w:p>
                          <w:p w14:paraId="25CA751C" w14:textId="77777777" w:rsidR="007547F3" w:rsidRDefault="00000000">
                            <w:pPr>
                              <w:ind w:firstLine="420"/>
                              <w:jc w:val="left"/>
                              <w:rPr>
                                <w:rFonts w:ascii="宋体" w:hAnsi="宋体" w:hint="eastAsia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kern w:val="0"/>
                                <w:szCs w:val="21"/>
                              </w:rPr>
                              <w:t xml:space="preserve">B．变量标识符是一个字符串，长度是没有限制的    </w:t>
                            </w:r>
                          </w:p>
                          <w:p w14:paraId="62FB8059" w14:textId="77777777" w:rsidR="007547F3" w:rsidRDefault="00000000">
                            <w:pPr>
                              <w:ind w:firstLineChars="200" w:firstLine="420"/>
                              <w:jc w:val="left"/>
                              <w:rPr>
                                <w:rFonts w:ascii="宋体" w:hAnsi="宋体" w:hint="eastAsia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kern w:val="0"/>
                                <w:szCs w:val="21"/>
                              </w:rPr>
                              <w:t xml:space="preserve">C．变量的命名规则之一是名字的首位不能是数字                   </w:t>
                            </w:r>
                          </w:p>
                          <w:p w14:paraId="6577B39E" w14:textId="77777777" w:rsidR="007547F3" w:rsidRDefault="00000000">
                            <w:pPr>
                              <w:ind w:firstLineChars="200" w:firstLine="420"/>
                              <w:jc w:val="left"/>
                              <w:rPr>
                                <w:rFonts w:ascii="宋体" w:hAnsi="宋体" w:hint="eastAsia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kern w:val="0"/>
                                <w:szCs w:val="21"/>
                              </w:rPr>
                              <w:t>D．true是Python的保留字</w:t>
                            </w:r>
                          </w:p>
                          <w:p w14:paraId="3C3293B5" w14:textId="77777777" w:rsidR="007547F3" w:rsidRDefault="007547F3">
                            <w:pPr>
                              <w:ind w:firstLineChars="200" w:firstLine="420"/>
                              <w:jc w:val="left"/>
                              <w:rPr>
                                <w:rFonts w:ascii="宋体" w:hAnsi="宋体" w:hint="eastAsia"/>
                                <w:kern w:val="0"/>
                                <w:szCs w:val="21"/>
                              </w:rPr>
                            </w:pPr>
                          </w:p>
                          <w:p w14:paraId="7B596263" w14:textId="77777777" w:rsidR="007547F3" w:rsidRDefault="00000000">
                            <w:pPr>
                              <w:jc w:val="left"/>
                              <w:rPr>
                                <w:rFonts w:ascii="宋体" w:hAnsi="宋体" w:hint="eastAsia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kern w:val="0"/>
                                <w:szCs w:val="21"/>
                              </w:rPr>
                              <w:t>2、关于Python语言的注释语句的描述，正确的是（）</w:t>
                            </w:r>
                          </w:p>
                          <w:p w14:paraId="2F2075CA" w14:textId="77777777" w:rsidR="007547F3" w:rsidRDefault="00000000">
                            <w:pPr>
                              <w:jc w:val="left"/>
                              <w:rPr>
                                <w:rFonts w:ascii="宋体" w:hAnsi="宋体" w:hint="eastAsia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kern w:val="0"/>
                                <w:szCs w:val="21"/>
                              </w:rPr>
                              <w:t xml:space="preserve">A．以#开头的语句是注释            B．#之后的语句被解释器解释，但不执行    </w:t>
                            </w:r>
                          </w:p>
                          <w:p w14:paraId="0B5389BF" w14:textId="77777777" w:rsidR="007547F3" w:rsidRDefault="00000000">
                            <w:pPr>
                              <w:jc w:val="left"/>
                              <w:rPr>
                                <w:rFonts w:ascii="宋体" w:hAnsi="宋体" w:hint="eastAsia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kern w:val="0"/>
                                <w:szCs w:val="21"/>
                              </w:rPr>
                              <w:t>C．#注释符可以注释多行            D．'''开头的语句也表示注释，用法跟#一样</w:t>
                            </w:r>
                          </w:p>
                          <w:p w14:paraId="1ED8232E" w14:textId="77777777" w:rsidR="007547F3" w:rsidRDefault="007547F3">
                            <w:pPr>
                              <w:jc w:val="left"/>
                              <w:rPr>
                                <w:rFonts w:ascii="宋体" w:hAnsi="宋体" w:hint="eastAsia"/>
                                <w:kern w:val="0"/>
                                <w:szCs w:val="21"/>
                              </w:rPr>
                            </w:pPr>
                          </w:p>
                          <w:p w14:paraId="64CA576D" w14:textId="77777777" w:rsidR="007547F3" w:rsidRDefault="00000000">
                            <w:pPr>
                              <w:jc w:val="left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kern w:val="0"/>
                                <w:szCs w:val="21"/>
                              </w:rPr>
                              <w:t>3、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>以下选项，不是Python保留字的选项是</w:t>
                            </w:r>
                            <w:r>
                              <w:rPr>
                                <w:rFonts w:ascii="宋体" w:hAnsi="宋体" w:hint="eastAsia"/>
                                <w:kern w:val="0"/>
                                <w:szCs w:val="21"/>
                              </w:rPr>
                              <w:t>（）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>‬</w:t>
                            </w:r>
                          </w:p>
                          <w:p w14:paraId="4188E7E2" w14:textId="77777777" w:rsidR="007547F3" w:rsidRDefault="00000000">
                            <w:pPr>
                              <w:ind w:firstLineChars="200" w:firstLine="420"/>
                              <w:jc w:val="left"/>
                              <w:rPr>
                                <w:rFonts w:ascii="宋体" w:hAnsi="宋体" w:hint="eastAsia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kern w:val="0"/>
                                <w:szCs w:val="21"/>
                              </w:rPr>
                              <w:t>A．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>finally</w:t>
                            </w:r>
                            <w:r>
                              <w:rPr>
                                <w:rFonts w:ascii="宋体" w:hAnsi="宋体" w:hint="eastAsia"/>
                                <w:kern w:val="0"/>
                                <w:szCs w:val="21"/>
                              </w:rPr>
                              <w:t xml:space="preserve">                B．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>from</w:t>
                            </w:r>
                            <w:r>
                              <w:rPr>
                                <w:rFonts w:ascii="宋体" w:hAnsi="宋体" w:hint="eastAsia"/>
                                <w:kern w:val="0"/>
                                <w:szCs w:val="21"/>
                              </w:rPr>
                              <w:t xml:space="preserve"> </w:t>
                            </w:r>
                          </w:p>
                          <w:p w14:paraId="3C34A989" w14:textId="77777777" w:rsidR="007547F3" w:rsidRDefault="00000000">
                            <w:pPr>
                              <w:ind w:firstLineChars="200" w:firstLine="420"/>
                              <w:jc w:val="left"/>
                              <w:rPr>
                                <w:rFonts w:ascii="宋体" w:hAnsi="宋体" w:hint="eastAsia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kern w:val="0"/>
                                <w:szCs w:val="21"/>
                              </w:rPr>
                              <w:t>C．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>None</w:t>
                            </w:r>
                            <w:r>
                              <w:rPr>
                                <w:rFonts w:ascii="宋体" w:hAnsi="宋体" w:hint="eastAsia"/>
                                <w:kern w:val="0"/>
                                <w:szCs w:val="21"/>
                              </w:rPr>
                              <w:t xml:space="preserve">                   D．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>goto</w:t>
                            </w:r>
                          </w:p>
                          <w:p w14:paraId="4B58BDD7" w14:textId="77777777" w:rsidR="007547F3" w:rsidRDefault="007547F3">
                            <w:pPr>
                              <w:jc w:val="left"/>
                              <w:rPr>
                                <w:rFonts w:ascii="宋体" w:hAnsi="宋体" w:hint="eastAsia"/>
                                <w:kern w:val="0"/>
                                <w:szCs w:val="21"/>
                              </w:rPr>
                            </w:pPr>
                          </w:p>
                          <w:p w14:paraId="2677CF7A" w14:textId="77777777" w:rsidR="007547F3" w:rsidRDefault="00000000">
                            <w:pPr>
                              <w:jc w:val="left"/>
                              <w:rPr>
                                <w:rFonts w:ascii="宋体" w:hAnsi="宋体" w:hint="eastAsia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kern w:val="0"/>
                                <w:szCs w:val="21"/>
                              </w:rPr>
                              <w:t>4、</w:t>
                            </w:r>
                            <w:bookmarkStart w:id="0" w:name="_Hlk59526860"/>
                            <w:r>
                              <w:rPr>
                                <w:rFonts w:ascii="宋体" w:hAnsi="宋体" w:hint="eastAsia"/>
                                <w:kern w:val="0"/>
                                <w:szCs w:val="21"/>
                              </w:rPr>
                              <w:t xml:space="preserve">一般情况下，整数用十进制表示，如果用其他进制表示一个数，错误的描述选项是（）A．0x1010表示一个十六进制数            B．1010b表示一个二进制数    </w:t>
                            </w:r>
                          </w:p>
                          <w:p w14:paraId="5D5F4426" w14:textId="77777777" w:rsidR="007547F3" w:rsidRDefault="00000000">
                            <w:pPr>
                              <w:jc w:val="left"/>
                              <w:rPr>
                                <w:rFonts w:ascii="宋体" w:hAnsi="宋体" w:hint="eastAsia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kern w:val="0"/>
                                <w:szCs w:val="21"/>
                              </w:rPr>
                              <w:t>C．0o1010表示一个八进制数              D．0b1010表示一个二进制数</w:t>
                            </w:r>
                          </w:p>
                          <w:p w14:paraId="2AC654ED" w14:textId="77777777" w:rsidR="007547F3" w:rsidRDefault="007547F3">
                            <w:pPr>
                              <w:jc w:val="left"/>
                              <w:rPr>
                                <w:rFonts w:ascii="宋体" w:hAnsi="宋体" w:hint="eastAsia"/>
                                <w:kern w:val="0"/>
                                <w:szCs w:val="21"/>
                              </w:rPr>
                            </w:pPr>
                          </w:p>
                          <w:bookmarkEnd w:id="0"/>
                          <w:p w14:paraId="15B4C9E3" w14:textId="77777777" w:rsidR="007547F3" w:rsidRDefault="007547F3">
                            <w:pPr>
                              <w:pStyle w:val="a6"/>
                              <w:spacing w:line="300" w:lineRule="auto"/>
                              <w:ind w:firstLineChars="379" w:firstLine="796"/>
                              <w:rPr>
                                <w:rFonts w:ascii="宋体" w:hAnsi="宋体" w:hint="eastAsia"/>
                                <w:kern w:val="2"/>
                                <w:sz w:val="21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02085DA" id="文本框 4" o:spid="_x0000_s1028" type="#_x0000_t202" style="position:absolute;left:0;text-align:left;margin-left:106.1pt;margin-top:0;width:436.25pt;height:696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">
                <v:textbox>
                  <w:txbxContent>
                    <w:p w14:paraId="1040A3BB" w14:textId="77777777" w:rsidR="007547F3" w:rsidRDefault="00000000">
                      <w:pPr>
                        <w:jc w:val="center"/>
                        <w:rPr>
                          <w:rFonts w:ascii="宋体" w:hAnsi="宋体" w:hint="eastAsia"/>
                          <w:b/>
                          <w:bCs/>
                          <w:sz w:val="28"/>
                        </w:rPr>
                      </w:pPr>
                      <w:r>
                        <w:rPr>
                          <w:rFonts w:ascii="黑体" w:eastAsia="黑体" w:hint="eastAsia"/>
                          <w:b/>
                          <w:bCs/>
                          <w:sz w:val="36"/>
                        </w:rPr>
                        <w:t>广东工业大学考试试卷 (  A  )</w:t>
                      </w:r>
                    </w:p>
                    <w:p w14:paraId="1AD5E420" w14:textId="77777777" w:rsidR="007547F3" w:rsidRDefault="00000000">
                      <w:pPr>
                        <w:rPr>
                          <w:rFonts w:ascii="宋体" w:hAnsi="宋体" w:hint="eastAsia"/>
                          <w:b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b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hAnsi="宋体"/>
                          <w:b/>
                          <w:szCs w:val="21"/>
                        </w:rPr>
                        <w:t xml:space="preserve">                    </w:t>
                      </w:r>
                      <w:r>
                        <w:rPr>
                          <w:rFonts w:ascii="宋体" w:hAnsi="宋体"/>
                          <w:b/>
                          <w:szCs w:val="21"/>
                          <w:u w:val="single"/>
                        </w:rPr>
                        <w:t>20</w:t>
                      </w:r>
                      <w:r>
                        <w:rPr>
                          <w:rFonts w:ascii="宋体" w:hAnsi="宋体" w:hint="eastAsia"/>
                          <w:b/>
                          <w:szCs w:val="21"/>
                          <w:u w:val="single"/>
                        </w:rPr>
                        <w:t>24</w:t>
                      </w:r>
                      <w:r>
                        <w:rPr>
                          <w:rFonts w:ascii="宋体" w:hAnsi="宋体"/>
                          <w:b/>
                          <w:szCs w:val="21"/>
                          <w:u w:val="single"/>
                        </w:rPr>
                        <w:t xml:space="preserve">  </w:t>
                      </w:r>
                      <w:r>
                        <w:rPr>
                          <w:rFonts w:ascii="宋体" w:hAnsi="宋体"/>
                          <w:b/>
                          <w:szCs w:val="21"/>
                        </w:rPr>
                        <w:t xml:space="preserve"> --</w:t>
                      </w:r>
                      <w:r>
                        <w:rPr>
                          <w:rFonts w:ascii="宋体" w:hAnsi="宋体" w:hint="eastAsia"/>
                          <w:b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hAnsi="宋体"/>
                          <w:b/>
                          <w:szCs w:val="21"/>
                          <w:u w:val="single"/>
                        </w:rPr>
                        <w:t>20</w:t>
                      </w:r>
                      <w:r>
                        <w:rPr>
                          <w:rFonts w:ascii="宋体" w:hAnsi="宋体" w:hint="eastAsia"/>
                          <w:b/>
                          <w:szCs w:val="21"/>
                          <w:u w:val="single"/>
                        </w:rPr>
                        <w:t>25</w:t>
                      </w:r>
                      <w:r>
                        <w:rPr>
                          <w:rFonts w:ascii="宋体" w:hAnsi="宋体"/>
                          <w:b/>
                          <w:szCs w:val="21"/>
                          <w:u w:val="single"/>
                        </w:rPr>
                        <w:t xml:space="preserve">  </w:t>
                      </w:r>
                      <w:r>
                        <w:rPr>
                          <w:rFonts w:ascii="宋体" w:hAnsi="宋体"/>
                          <w:b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hAnsi="宋体" w:hint="eastAsia"/>
                          <w:b/>
                          <w:szCs w:val="21"/>
                        </w:rPr>
                        <w:t>学</w:t>
                      </w:r>
                      <w:r>
                        <w:rPr>
                          <w:rFonts w:ascii="宋体" w:hAnsi="宋体"/>
                          <w:b/>
                          <w:szCs w:val="21"/>
                        </w:rPr>
                        <w:t>年</w:t>
                      </w:r>
                      <w:r>
                        <w:rPr>
                          <w:rFonts w:ascii="宋体" w:hAnsi="宋体" w:hint="eastAsia"/>
                          <w:b/>
                          <w:szCs w:val="21"/>
                        </w:rPr>
                        <w:t>度</w:t>
                      </w:r>
                      <w:r>
                        <w:rPr>
                          <w:rFonts w:ascii="宋体" w:hAnsi="宋体"/>
                          <w:b/>
                          <w:szCs w:val="21"/>
                        </w:rPr>
                        <w:t>第</w:t>
                      </w:r>
                      <w:r>
                        <w:rPr>
                          <w:rFonts w:ascii="宋体" w:hAnsi="宋体" w:hint="eastAsia"/>
                          <w:b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hAnsi="宋体" w:hint="eastAsia"/>
                          <w:b/>
                          <w:szCs w:val="21"/>
                          <w:u w:val="single"/>
                        </w:rPr>
                        <w:t xml:space="preserve"> 一</w:t>
                      </w:r>
                      <w:r>
                        <w:rPr>
                          <w:rFonts w:ascii="宋体" w:hAnsi="宋体"/>
                          <w:b/>
                          <w:szCs w:val="21"/>
                          <w:u w:val="single"/>
                        </w:rPr>
                        <w:t xml:space="preserve"> </w:t>
                      </w:r>
                      <w:r>
                        <w:rPr>
                          <w:rFonts w:ascii="宋体" w:hAnsi="宋体" w:hint="eastAsia"/>
                          <w:b/>
                          <w:szCs w:val="21"/>
                        </w:rPr>
                        <w:t xml:space="preserve"> 学期</w:t>
                      </w:r>
                    </w:p>
                    <w:p w14:paraId="1A9D5307" w14:textId="77777777" w:rsidR="007547F3" w:rsidRDefault="007547F3">
                      <w:pPr>
                        <w:rPr>
                          <w:rFonts w:ascii="宋体" w:hAnsi="宋体" w:hint="eastAsia"/>
                          <w:b/>
                          <w:sz w:val="15"/>
                          <w:szCs w:val="15"/>
                        </w:rPr>
                      </w:pPr>
                    </w:p>
                    <w:p w14:paraId="2086FE40" w14:textId="77777777" w:rsidR="007547F3" w:rsidRDefault="00000000">
                      <w:pPr>
                        <w:spacing w:line="420" w:lineRule="auto"/>
                        <w:ind w:firstLineChars="100" w:firstLine="241"/>
                        <w:rPr>
                          <w:rFonts w:ascii="宋体" w:hAnsi="宋体" w:hint="eastAsia"/>
                          <w:sz w:val="24"/>
                        </w:rPr>
                      </w:pPr>
                      <w:r>
                        <w:rPr>
                          <w:rFonts w:ascii="宋体" w:hAnsi="宋体" w:hint="eastAsia"/>
                          <w:b/>
                          <w:sz w:val="24"/>
                        </w:rPr>
                        <w:t xml:space="preserve">课程名称: </w:t>
                      </w:r>
                      <w:r>
                        <w:rPr>
                          <w:rFonts w:ascii="宋体" w:hAnsi="宋体" w:hint="eastAsia"/>
                          <w:sz w:val="24"/>
                          <w:u w:val="single"/>
                        </w:rPr>
                        <w:t xml:space="preserve">      Python程序设计       </w:t>
                      </w:r>
                      <w:r>
                        <w:rPr>
                          <w:rFonts w:ascii="宋体" w:hAnsi="宋体" w:hint="eastAsia"/>
                          <w:b/>
                          <w:bCs/>
                          <w:sz w:val="24"/>
                        </w:rPr>
                        <w:t xml:space="preserve"> 学分</w:t>
                      </w:r>
                      <w:r>
                        <w:rPr>
                          <w:rFonts w:ascii="宋体" w:hAnsi="宋体" w:hint="eastAsia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宋体" w:hAnsi="宋体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宋体" w:hAnsi="宋体" w:hint="eastAsia"/>
                          <w:sz w:val="24"/>
                          <w:u w:val="single"/>
                        </w:rPr>
                        <w:t>2</w:t>
                      </w:r>
                      <w:r>
                        <w:rPr>
                          <w:rFonts w:ascii="宋体" w:hAnsi="宋体"/>
                          <w:sz w:val="24"/>
                          <w:u w:val="single"/>
                        </w:rPr>
                        <w:t xml:space="preserve">  </w:t>
                      </w:r>
                      <w:r>
                        <w:rPr>
                          <w:rFonts w:ascii="宋体" w:hAnsi="宋体"/>
                          <w:sz w:val="24"/>
                        </w:rPr>
                        <w:t xml:space="preserve">   </w:t>
                      </w:r>
                      <w:r>
                        <w:rPr>
                          <w:rFonts w:ascii="宋体" w:hAnsi="宋体" w:hint="eastAsia"/>
                          <w:b/>
                          <w:bCs/>
                          <w:sz w:val="24"/>
                        </w:rPr>
                        <w:t>试卷满分</w:t>
                      </w:r>
                      <w:r>
                        <w:rPr>
                          <w:rFonts w:ascii="宋体" w:hAnsi="宋体" w:hint="eastAsia"/>
                          <w:sz w:val="24"/>
                          <w:u w:val="single"/>
                        </w:rPr>
                        <w:t xml:space="preserve"> 100 </w:t>
                      </w:r>
                      <w:r>
                        <w:rPr>
                          <w:rFonts w:ascii="宋体" w:hAnsi="宋体" w:hint="eastAsia"/>
                          <w:b/>
                          <w:bCs/>
                          <w:sz w:val="24"/>
                        </w:rPr>
                        <w:t>分</w:t>
                      </w:r>
                    </w:p>
                    <w:p w14:paraId="75D49465" w14:textId="77777777" w:rsidR="007547F3" w:rsidRDefault="00000000">
                      <w:pPr>
                        <w:spacing w:line="420" w:lineRule="auto"/>
                        <w:ind w:firstLineChars="100" w:firstLine="241"/>
                        <w:rPr>
                          <w:rFonts w:ascii="宋体" w:hAnsi="宋体" w:hint="eastAsia"/>
                          <w:b/>
                          <w:sz w:val="24"/>
                        </w:rPr>
                      </w:pPr>
                      <w:r>
                        <w:rPr>
                          <w:rFonts w:ascii="宋体" w:hAnsi="宋体" w:hint="eastAsia"/>
                          <w:b/>
                          <w:sz w:val="24"/>
                        </w:rPr>
                        <w:t>考试</w:t>
                      </w:r>
                      <w:r>
                        <w:rPr>
                          <w:rFonts w:ascii="宋体" w:hAnsi="宋体"/>
                          <w:b/>
                          <w:sz w:val="24"/>
                        </w:rPr>
                        <w:t>形式：</w:t>
                      </w:r>
                      <w:r>
                        <w:rPr>
                          <w:rFonts w:ascii="宋体" w:hAnsi="宋体" w:hint="eastAsia"/>
                          <w:sz w:val="24"/>
                          <w:u w:val="single"/>
                        </w:rPr>
                        <w:t xml:space="preserve"> 闭卷  </w:t>
                      </w:r>
                      <w:r>
                        <w:rPr>
                          <w:rFonts w:ascii="宋体" w:hAnsi="宋体" w:hint="eastAsia"/>
                          <w:b/>
                          <w:sz w:val="24"/>
                        </w:rPr>
                        <w:t xml:space="preserve"> (开</w:t>
                      </w:r>
                      <w:r>
                        <w:rPr>
                          <w:rFonts w:ascii="宋体" w:hAnsi="宋体"/>
                          <w:b/>
                          <w:sz w:val="24"/>
                        </w:rPr>
                        <w:t>卷</w:t>
                      </w:r>
                      <w:r>
                        <w:rPr>
                          <w:rFonts w:ascii="宋体" w:hAnsi="宋体" w:hint="eastAsia"/>
                          <w:b/>
                          <w:sz w:val="24"/>
                        </w:rPr>
                        <w:t>或</w:t>
                      </w:r>
                      <w:r>
                        <w:rPr>
                          <w:rFonts w:ascii="宋体" w:hAnsi="宋体"/>
                          <w:b/>
                          <w:sz w:val="24"/>
                        </w:rPr>
                        <w:t>闭卷</w:t>
                      </w:r>
                      <w:r>
                        <w:rPr>
                          <w:rFonts w:ascii="宋体" w:hAnsi="宋体" w:hint="eastAsia"/>
                          <w:b/>
                          <w:sz w:val="24"/>
                        </w:rPr>
                        <w:t xml:space="preserve">)  </w:t>
                      </w:r>
                    </w:p>
                    <w:tbl>
                      <w:tblPr>
                        <w:tblW w:w="0" w:type="auto"/>
                        <w:tblInd w:w="283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83"/>
                        <w:gridCol w:w="575"/>
                        <w:gridCol w:w="575"/>
                        <w:gridCol w:w="576"/>
                        <w:gridCol w:w="575"/>
                        <w:gridCol w:w="576"/>
                        <w:gridCol w:w="575"/>
                        <w:gridCol w:w="575"/>
                        <w:gridCol w:w="576"/>
                        <w:gridCol w:w="575"/>
                        <w:gridCol w:w="576"/>
                        <w:gridCol w:w="720"/>
                      </w:tblGrid>
                      <w:tr w:rsidR="007547F3" w14:paraId="2B23E6C4" w14:textId="77777777">
                        <w:trPr>
                          <w:cantSplit/>
                          <w:trHeight w:val="658"/>
                        </w:trPr>
                        <w:tc>
                          <w:tcPr>
                            <w:tcW w:w="983" w:type="dxa"/>
                            <w:vAlign w:val="center"/>
                          </w:tcPr>
                          <w:p w14:paraId="774DDAE7" w14:textId="77777777" w:rsidR="007547F3" w:rsidRDefault="00000000">
                            <w:pPr>
                              <w:jc w:val="center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题  号</w:t>
                            </w:r>
                          </w:p>
                        </w:tc>
                        <w:tc>
                          <w:tcPr>
                            <w:tcW w:w="575" w:type="dxa"/>
                            <w:vAlign w:val="center"/>
                          </w:tcPr>
                          <w:p w14:paraId="00D3C5A2" w14:textId="77777777" w:rsidR="007547F3" w:rsidRDefault="00000000">
                            <w:pPr>
                              <w:jc w:val="center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一</w:t>
                            </w:r>
                          </w:p>
                        </w:tc>
                        <w:tc>
                          <w:tcPr>
                            <w:tcW w:w="575" w:type="dxa"/>
                            <w:vAlign w:val="center"/>
                          </w:tcPr>
                          <w:p w14:paraId="5751991D" w14:textId="77777777" w:rsidR="007547F3" w:rsidRDefault="00000000">
                            <w:pPr>
                              <w:jc w:val="center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二</w:t>
                            </w:r>
                          </w:p>
                        </w:tc>
                        <w:tc>
                          <w:tcPr>
                            <w:tcW w:w="576" w:type="dxa"/>
                            <w:vAlign w:val="center"/>
                          </w:tcPr>
                          <w:p w14:paraId="706BCF64" w14:textId="77777777" w:rsidR="007547F3" w:rsidRDefault="00000000">
                            <w:pPr>
                              <w:jc w:val="center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三</w:t>
                            </w:r>
                          </w:p>
                        </w:tc>
                        <w:tc>
                          <w:tcPr>
                            <w:tcW w:w="575" w:type="dxa"/>
                            <w:vAlign w:val="center"/>
                          </w:tcPr>
                          <w:p w14:paraId="73001D2C" w14:textId="77777777" w:rsidR="007547F3" w:rsidRDefault="00000000">
                            <w:pPr>
                              <w:jc w:val="center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四</w:t>
                            </w:r>
                          </w:p>
                        </w:tc>
                        <w:tc>
                          <w:tcPr>
                            <w:tcW w:w="576" w:type="dxa"/>
                            <w:vAlign w:val="center"/>
                          </w:tcPr>
                          <w:p w14:paraId="666C05E9" w14:textId="77777777" w:rsidR="007547F3" w:rsidRDefault="00000000">
                            <w:pPr>
                              <w:jc w:val="center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五</w:t>
                            </w:r>
                          </w:p>
                        </w:tc>
                        <w:tc>
                          <w:tcPr>
                            <w:tcW w:w="575" w:type="dxa"/>
                            <w:vAlign w:val="center"/>
                          </w:tcPr>
                          <w:p w14:paraId="592BAF42" w14:textId="77777777" w:rsidR="007547F3" w:rsidRDefault="00000000">
                            <w:pPr>
                              <w:jc w:val="center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六</w:t>
                            </w:r>
                          </w:p>
                        </w:tc>
                        <w:tc>
                          <w:tcPr>
                            <w:tcW w:w="575" w:type="dxa"/>
                            <w:vAlign w:val="center"/>
                          </w:tcPr>
                          <w:p w14:paraId="7BEF5B3A" w14:textId="77777777" w:rsidR="007547F3" w:rsidRDefault="00000000">
                            <w:pPr>
                              <w:jc w:val="center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七</w:t>
                            </w:r>
                          </w:p>
                        </w:tc>
                        <w:tc>
                          <w:tcPr>
                            <w:tcW w:w="576" w:type="dxa"/>
                            <w:vAlign w:val="center"/>
                          </w:tcPr>
                          <w:p w14:paraId="288BC1A0" w14:textId="77777777" w:rsidR="007547F3" w:rsidRDefault="00000000">
                            <w:pPr>
                              <w:jc w:val="center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八</w:t>
                            </w:r>
                          </w:p>
                        </w:tc>
                        <w:tc>
                          <w:tcPr>
                            <w:tcW w:w="575" w:type="dxa"/>
                            <w:vAlign w:val="center"/>
                          </w:tcPr>
                          <w:p w14:paraId="148FCCDA" w14:textId="77777777" w:rsidR="007547F3" w:rsidRDefault="00000000">
                            <w:pPr>
                              <w:jc w:val="center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九</w:t>
                            </w:r>
                          </w:p>
                        </w:tc>
                        <w:tc>
                          <w:tcPr>
                            <w:tcW w:w="576" w:type="dxa"/>
                            <w:vAlign w:val="center"/>
                          </w:tcPr>
                          <w:p w14:paraId="6BB283BC" w14:textId="77777777" w:rsidR="007547F3" w:rsidRDefault="00000000">
                            <w:pPr>
                              <w:jc w:val="center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十</w:t>
                            </w:r>
                          </w:p>
                        </w:tc>
                        <w:tc>
                          <w:tcPr>
                            <w:tcW w:w="720" w:type="dxa"/>
                            <w:vAlign w:val="center"/>
                          </w:tcPr>
                          <w:p w14:paraId="3A74BA82" w14:textId="77777777" w:rsidR="007547F3" w:rsidRDefault="00000000">
                            <w:pPr>
                              <w:jc w:val="center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总分</w:t>
                            </w:r>
                          </w:p>
                        </w:tc>
                      </w:tr>
                      <w:tr w:rsidR="007547F3" w14:paraId="58EDF02B" w14:textId="77777777">
                        <w:trPr>
                          <w:cantSplit/>
                          <w:trHeight w:val="412"/>
                        </w:trPr>
                        <w:tc>
                          <w:tcPr>
                            <w:tcW w:w="983" w:type="dxa"/>
                            <w:vAlign w:val="center"/>
                          </w:tcPr>
                          <w:p w14:paraId="1B58C95E" w14:textId="77777777" w:rsidR="007547F3" w:rsidRDefault="00000000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评卷得分</w:t>
                            </w:r>
                          </w:p>
                        </w:tc>
                        <w:tc>
                          <w:tcPr>
                            <w:tcW w:w="575" w:type="dxa"/>
                            <w:vAlign w:val="center"/>
                          </w:tcPr>
                          <w:p w14:paraId="3831DEA9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75" w:type="dxa"/>
                            <w:vAlign w:val="center"/>
                          </w:tcPr>
                          <w:p w14:paraId="6C37C61E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76" w:type="dxa"/>
                            <w:vAlign w:val="center"/>
                          </w:tcPr>
                          <w:p w14:paraId="32B86D1A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75" w:type="dxa"/>
                            <w:vAlign w:val="center"/>
                          </w:tcPr>
                          <w:p w14:paraId="683E5031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76" w:type="dxa"/>
                            <w:vAlign w:val="center"/>
                          </w:tcPr>
                          <w:p w14:paraId="39974829" w14:textId="77777777" w:rsidR="007547F3" w:rsidRDefault="007547F3">
                            <w:pPr>
                              <w:spacing w:line="300" w:lineRule="exact"/>
                              <w:rPr>
                                <w:rFonts w:ascii="宋体" w:hAnsi="宋体" w:hint="eastAsia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75" w:type="dxa"/>
                            <w:vAlign w:val="center"/>
                          </w:tcPr>
                          <w:p w14:paraId="7BB816FF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75" w:type="dxa"/>
                            <w:vAlign w:val="center"/>
                          </w:tcPr>
                          <w:p w14:paraId="60572720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76" w:type="dxa"/>
                            <w:vAlign w:val="center"/>
                          </w:tcPr>
                          <w:p w14:paraId="0A84E573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75" w:type="dxa"/>
                            <w:vAlign w:val="center"/>
                          </w:tcPr>
                          <w:p w14:paraId="276312B1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76" w:type="dxa"/>
                            <w:vAlign w:val="center"/>
                          </w:tcPr>
                          <w:p w14:paraId="1ED0E6B2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vAlign w:val="center"/>
                          </w:tcPr>
                          <w:p w14:paraId="4F2EFEB3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  <w:sz w:val="28"/>
                              </w:rPr>
                            </w:pPr>
                          </w:p>
                        </w:tc>
                      </w:tr>
                      <w:tr w:rsidR="007547F3" w14:paraId="2F1DF5D1" w14:textId="77777777">
                        <w:trPr>
                          <w:cantSplit/>
                          <w:trHeight w:val="460"/>
                        </w:trPr>
                        <w:tc>
                          <w:tcPr>
                            <w:tcW w:w="983" w:type="dxa"/>
                            <w:vAlign w:val="center"/>
                          </w:tcPr>
                          <w:p w14:paraId="3B2384FA" w14:textId="77777777" w:rsidR="007547F3" w:rsidRDefault="00000000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评卷签名</w:t>
                            </w:r>
                          </w:p>
                        </w:tc>
                        <w:tc>
                          <w:tcPr>
                            <w:tcW w:w="575" w:type="dxa"/>
                            <w:vAlign w:val="center"/>
                          </w:tcPr>
                          <w:p w14:paraId="5CB13F1D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75" w:type="dxa"/>
                            <w:vAlign w:val="center"/>
                          </w:tcPr>
                          <w:p w14:paraId="16CF22A4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76" w:type="dxa"/>
                            <w:vAlign w:val="center"/>
                          </w:tcPr>
                          <w:p w14:paraId="23709EA9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75" w:type="dxa"/>
                            <w:vAlign w:val="center"/>
                          </w:tcPr>
                          <w:p w14:paraId="32836BE6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76" w:type="dxa"/>
                            <w:vAlign w:val="center"/>
                          </w:tcPr>
                          <w:p w14:paraId="76CF1A5D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75" w:type="dxa"/>
                            <w:vAlign w:val="center"/>
                          </w:tcPr>
                          <w:p w14:paraId="02334A64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75" w:type="dxa"/>
                            <w:vAlign w:val="center"/>
                          </w:tcPr>
                          <w:p w14:paraId="04B98153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76" w:type="dxa"/>
                            <w:vAlign w:val="center"/>
                          </w:tcPr>
                          <w:p w14:paraId="5BA2F9F6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75" w:type="dxa"/>
                            <w:vAlign w:val="center"/>
                          </w:tcPr>
                          <w:p w14:paraId="165C34AB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76" w:type="dxa"/>
                            <w:vAlign w:val="center"/>
                          </w:tcPr>
                          <w:p w14:paraId="6A5D344C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vAlign w:val="center"/>
                          </w:tcPr>
                          <w:p w14:paraId="14AC3FF2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  <w:sz w:val="28"/>
                              </w:rPr>
                            </w:pPr>
                          </w:p>
                        </w:tc>
                      </w:tr>
                      <w:tr w:rsidR="007547F3" w14:paraId="0D37CB9B" w14:textId="77777777">
                        <w:trPr>
                          <w:cantSplit/>
                          <w:trHeight w:val="406"/>
                        </w:trPr>
                        <w:tc>
                          <w:tcPr>
                            <w:tcW w:w="983" w:type="dxa"/>
                            <w:vAlign w:val="center"/>
                          </w:tcPr>
                          <w:p w14:paraId="2B6C10AB" w14:textId="77777777" w:rsidR="007547F3" w:rsidRDefault="00000000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复核得分</w:t>
                            </w:r>
                          </w:p>
                        </w:tc>
                        <w:tc>
                          <w:tcPr>
                            <w:tcW w:w="575" w:type="dxa"/>
                            <w:vAlign w:val="center"/>
                          </w:tcPr>
                          <w:p w14:paraId="6BC83D5F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</w:rPr>
                            </w:pPr>
                          </w:p>
                        </w:tc>
                        <w:tc>
                          <w:tcPr>
                            <w:tcW w:w="575" w:type="dxa"/>
                            <w:vAlign w:val="center"/>
                          </w:tcPr>
                          <w:p w14:paraId="7BE749C3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</w:rPr>
                            </w:pPr>
                          </w:p>
                        </w:tc>
                        <w:tc>
                          <w:tcPr>
                            <w:tcW w:w="576" w:type="dxa"/>
                            <w:vAlign w:val="center"/>
                          </w:tcPr>
                          <w:p w14:paraId="7305BF8A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</w:rPr>
                            </w:pPr>
                          </w:p>
                        </w:tc>
                        <w:tc>
                          <w:tcPr>
                            <w:tcW w:w="575" w:type="dxa"/>
                            <w:vAlign w:val="center"/>
                          </w:tcPr>
                          <w:p w14:paraId="3E91FB28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</w:rPr>
                            </w:pPr>
                          </w:p>
                        </w:tc>
                        <w:tc>
                          <w:tcPr>
                            <w:tcW w:w="576" w:type="dxa"/>
                            <w:vAlign w:val="center"/>
                          </w:tcPr>
                          <w:p w14:paraId="015D0846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</w:rPr>
                            </w:pPr>
                          </w:p>
                        </w:tc>
                        <w:tc>
                          <w:tcPr>
                            <w:tcW w:w="575" w:type="dxa"/>
                            <w:vAlign w:val="center"/>
                          </w:tcPr>
                          <w:p w14:paraId="691317A1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</w:rPr>
                            </w:pPr>
                          </w:p>
                        </w:tc>
                        <w:tc>
                          <w:tcPr>
                            <w:tcW w:w="575" w:type="dxa"/>
                            <w:vAlign w:val="center"/>
                          </w:tcPr>
                          <w:p w14:paraId="1C7E7028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</w:rPr>
                            </w:pPr>
                          </w:p>
                        </w:tc>
                        <w:tc>
                          <w:tcPr>
                            <w:tcW w:w="576" w:type="dxa"/>
                            <w:vAlign w:val="center"/>
                          </w:tcPr>
                          <w:p w14:paraId="39A1665B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</w:rPr>
                            </w:pPr>
                          </w:p>
                        </w:tc>
                        <w:tc>
                          <w:tcPr>
                            <w:tcW w:w="575" w:type="dxa"/>
                            <w:vAlign w:val="center"/>
                          </w:tcPr>
                          <w:p w14:paraId="7FE070E5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</w:rPr>
                            </w:pPr>
                          </w:p>
                        </w:tc>
                        <w:tc>
                          <w:tcPr>
                            <w:tcW w:w="576" w:type="dxa"/>
                            <w:vAlign w:val="center"/>
                          </w:tcPr>
                          <w:p w14:paraId="6057F81A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vAlign w:val="center"/>
                          </w:tcPr>
                          <w:p w14:paraId="29D5E17A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</w:rPr>
                            </w:pPr>
                          </w:p>
                        </w:tc>
                      </w:tr>
                      <w:tr w:rsidR="007547F3" w14:paraId="315C75AB" w14:textId="77777777">
                        <w:trPr>
                          <w:cantSplit/>
                          <w:trHeight w:val="514"/>
                        </w:trPr>
                        <w:tc>
                          <w:tcPr>
                            <w:tcW w:w="983" w:type="dxa"/>
                            <w:vAlign w:val="center"/>
                          </w:tcPr>
                          <w:p w14:paraId="308ABB52" w14:textId="77777777" w:rsidR="007547F3" w:rsidRDefault="00000000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复核签名</w:t>
                            </w:r>
                          </w:p>
                        </w:tc>
                        <w:tc>
                          <w:tcPr>
                            <w:tcW w:w="575" w:type="dxa"/>
                            <w:vAlign w:val="center"/>
                          </w:tcPr>
                          <w:p w14:paraId="5541139A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</w:rPr>
                            </w:pPr>
                          </w:p>
                        </w:tc>
                        <w:tc>
                          <w:tcPr>
                            <w:tcW w:w="575" w:type="dxa"/>
                            <w:vAlign w:val="center"/>
                          </w:tcPr>
                          <w:p w14:paraId="3C99DA7B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</w:rPr>
                            </w:pPr>
                          </w:p>
                        </w:tc>
                        <w:tc>
                          <w:tcPr>
                            <w:tcW w:w="576" w:type="dxa"/>
                            <w:vAlign w:val="center"/>
                          </w:tcPr>
                          <w:p w14:paraId="755F6ADC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</w:rPr>
                            </w:pPr>
                          </w:p>
                        </w:tc>
                        <w:tc>
                          <w:tcPr>
                            <w:tcW w:w="575" w:type="dxa"/>
                            <w:vAlign w:val="center"/>
                          </w:tcPr>
                          <w:p w14:paraId="68937361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</w:rPr>
                            </w:pPr>
                          </w:p>
                        </w:tc>
                        <w:tc>
                          <w:tcPr>
                            <w:tcW w:w="576" w:type="dxa"/>
                            <w:vAlign w:val="center"/>
                          </w:tcPr>
                          <w:p w14:paraId="7BBE3B02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</w:rPr>
                            </w:pPr>
                          </w:p>
                        </w:tc>
                        <w:tc>
                          <w:tcPr>
                            <w:tcW w:w="575" w:type="dxa"/>
                            <w:vAlign w:val="center"/>
                          </w:tcPr>
                          <w:p w14:paraId="4BEAB5B6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</w:rPr>
                            </w:pPr>
                          </w:p>
                        </w:tc>
                        <w:tc>
                          <w:tcPr>
                            <w:tcW w:w="575" w:type="dxa"/>
                            <w:vAlign w:val="center"/>
                          </w:tcPr>
                          <w:p w14:paraId="0649D5DF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</w:rPr>
                            </w:pPr>
                          </w:p>
                        </w:tc>
                        <w:tc>
                          <w:tcPr>
                            <w:tcW w:w="576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599E7BD1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</w:rPr>
                            </w:pPr>
                          </w:p>
                        </w:tc>
                        <w:tc>
                          <w:tcPr>
                            <w:tcW w:w="575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3000D66C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</w:rPr>
                            </w:pPr>
                          </w:p>
                        </w:tc>
                        <w:tc>
                          <w:tcPr>
                            <w:tcW w:w="576" w:type="dxa"/>
                            <w:vAlign w:val="center"/>
                          </w:tcPr>
                          <w:p w14:paraId="2B2EAA61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vAlign w:val="center"/>
                          </w:tcPr>
                          <w:p w14:paraId="384B071B" w14:textId="77777777" w:rsidR="007547F3" w:rsidRDefault="007547F3">
                            <w:pPr>
                              <w:spacing w:line="300" w:lineRule="exact"/>
                              <w:jc w:val="center"/>
                              <w:rPr>
                                <w:rFonts w:ascii="宋体" w:hAnsi="宋体" w:hint="eastAsia"/>
                              </w:rPr>
                            </w:pPr>
                          </w:p>
                        </w:tc>
                      </w:tr>
                    </w:tbl>
                    <w:p w14:paraId="431AF950" w14:textId="77777777" w:rsidR="007547F3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Lines="40" w:before="124" w:line="264" w:lineRule="auto"/>
                        <w:jc w:val="left"/>
                        <w:rPr>
                          <w:b/>
                          <w:szCs w:val="21"/>
                        </w:rPr>
                      </w:pPr>
                      <w:r>
                        <w:rPr>
                          <w:b/>
                          <w:szCs w:val="21"/>
                        </w:rPr>
                        <w:t>单项选择题（共</w:t>
                      </w:r>
                      <w:r>
                        <w:rPr>
                          <w:rFonts w:hint="eastAsia"/>
                          <w:b/>
                          <w:szCs w:val="21"/>
                        </w:rPr>
                        <w:t>4</w:t>
                      </w:r>
                      <w:r>
                        <w:rPr>
                          <w:b/>
                          <w:szCs w:val="21"/>
                        </w:rPr>
                        <w:t>0</w:t>
                      </w:r>
                      <w:r>
                        <w:rPr>
                          <w:b/>
                          <w:szCs w:val="21"/>
                        </w:rPr>
                        <w:t>分，</w:t>
                      </w:r>
                      <w:r>
                        <w:rPr>
                          <w:rFonts w:hint="eastAsia"/>
                          <w:b/>
                          <w:szCs w:val="21"/>
                        </w:rPr>
                        <w:t>20</w:t>
                      </w:r>
                      <w:r>
                        <w:rPr>
                          <w:b/>
                          <w:szCs w:val="21"/>
                        </w:rPr>
                        <w:t>题，每题</w:t>
                      </w:r>
                      <w:r>
                        <w:rPr>
                          <w:b/>
                          <w:szCs w:val="21"/>
                        </w:rPr>
                        <w:t>2</w:t>
                      </w:r>
                      <w:r>
                        <w:rPr>
                          <w:b/>
                          <w:szCs w:val="21"/>
                        </w:rPr>
                        <w:t>分；将答案填入下方表格中）</w:t>
                      </w:r>
                    </w:p>
                    <w:tbl>
                      <w:tblPr>
                        <w:tblW w:w="4994" w:type="pct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907"/>
                        <w:gridCol w:w="836"/>
                        <w:gridCol w:w="835"/>
                        <w:gridCol w:w="835"/>
                        <w:gridCol w:w="835"/>
                        <w:gridCol w:w="835"/>
                        <w:gridCol w:w="835"/>
                        <w:gridCol w:w="835"/>
                        <w:gridCol w:w="835"/>
                        <w:gridCol w:w="830"/>
                      </w:tblGrid>
                      <w:tr w:rsidR="007547F3" w14:paraId="7C03CF92" w14:textId="77777777">
                        <w:trPr>
                          <w:trHeight w:val="480"/>
                          <w:jc w:val="center"/>
                        </w:trPr>
                        <w:tc>
                          <w:tcPr>
                            <w:tcW w:w="538" w:type="pct"/>
                          </w:tcPr>
                          <w:p w14:paraId="7CDB43E1" w14:textId="77777777" w:rsidR="007547F3" w:rsidRDefault="00000000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96" w:type="pct"/>
                          </w:tcPr>
                          <w:p w14:paraId="02C81C6F" w14:textId="77777777" w:rsidR="007547F3" w:rsidRDefault="00000000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496" w:type="pct"/>
                          </w:tcPr>
                          <w:p w14:paraId="51F76E05" w14:textId="77777777" w:rsidR="007547F3" w:rsidRDefault="00000000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496" w:type="pct"/>
                          </w:tcPr>
                          <w:p w14:paraId="1C44894B" w14:textId="77777777" w:rsidR="007547F3" w:rsidRDefault="00000000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496" w:type="pct"/>
                          </w:tcPr>
                          <w:p w14:paraId="0C53B3B4" w14:textId="77777777" w:rsidR="007547F3" w:rsidRDefault="00000000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496" w:type="pct"/>
                          </w:tcPr>
                          <w:p w14:paraId="0221AF60" w14:textId="77777777" w:rsidR="007547F3" w:rsidRDefault="00000000">
                            <w:pPr>
                              <w:jc w:val="center"/>
                            </w:pPr>
                            <w:r>
                              <w:t>6</w:t>
                            </w:r>
                          </w:p>
                        </w:tc>
                        <w:tc>
                          <w:tcPr>
                            <w:tcW w:w="496" w:type="pct"/>
                          </w:tcPr>
                          <w:p w14:paraId="6151A514" w14:textId="77777777" w:rsidR="007547F3" w:rsidRDefault="00000000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c>
                        <w:tc>
                          <w:tcPr>
                            <w:tcW w:w="496" w:type="pct"/>
                          </w:tcPr>
                          <w:p w14:paraId="1436DABE" w14:textId="77777777" w:rsidR="007547F3" w:rsidRDefault="00000000">
                            <w:pPr>
                              <w:jc w:val="center"/>
                            </w:pPr>
                            <w:r>
                              <w:t>8</w:t>
                            </w:r>
                          </w:p>
                        </w:tc>
                        <w:tc>
                          <w:tcPr>
                            <w:tcW w:w="496" w:type="pct"/>
                          </w:tcPr>
                          <w:p w14:paraId="177279C7" w14:textId="77777777" w:rsidR="007547F3" w:rsidRDefault="00000000">
                            <w:pPr>
                              <w:jc w:val="center"/>
                            </w:pPr>
                            <w:r>
                              <w:t>9</w:t>
                            </w:r>
                          </w:p>
                        </w:tc>
                        <w:tc>
                          <w:tcPr>
                            <w:tcW w:w="493" w:type="pct"/>
                          </w:tcPr>
                          <w:p w14:paraId="1DB6771A" w14:textId="77777777" w:rsidR="007547F3" w:rsidRDefault="00000000">
                            <w:pPr>
                              <w:jc w:val="center"/>
                            </w:pPr>
                            <w:r>
                              <w:t>10</w:t>
                            </w:r>
                          </w:p>
                        </w:tc>
                      </w:tr>
                      <w:tr w:rsidR="007547F3" w14:paraId="3DAFB5F3" w14:textId="77777777">
                        <w:trPr>
                          <w:trHeight w:val="480"/>
                          <w:jc w:val="center"/>
                        </w:trPr>
                        <w:tc>
                          <w:tcPr>
                            <w:tcW w:w="538" w:type="pct"/>
                          </w:tcPr>
                          <w:p w14:paraId="393F1DE8" w14:textId="77777777" w:rsidR="007547F3" w:rsidRDefault="007547F3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496" w:type="pct"/>
                          </w:tcPr>
                          <w:p w14:paraId="456B2F83" w14:textId="77777777" w:rsidR="007547F3" w:rsidRDefault="007547F3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496" w:type="pct"/>
                          </w:tcPr>
                          <w:p w14:paraId="3C0A9373" w14:textId="77777777" w:rsidR="007547F3" w:rsidRDefault="007547F3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496" w:type="pct"/>
                          </w:tcPr>
                          <w:p w14:paraId="7CC77AF7" w14:textId="77777777" w:rsidR="007547F3" w:rsidRDefault="007547F3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496" w:type="pct"/>
                          </w:tcPr>
                          <w:p w14:paraId="0BC54DEB" w14:textId="77777777" w:rsidR="007547F3" w:rsidRDefault="007547F3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496" w:type="pct"/>
                          </w:tcPr>
                          <w:p w14:paraId="2B4AF156" w14:textId="77777777" w:rsidR="007547F3" w:rsidRDefault="007547F3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496" w:type="pct"/>
                          </w:tcPr>
                          <w:p w14:paraId="75193639" w14:textId="77777777" w:rsidR="007547F3" w:rsidRDefault="007547F3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496" w:type="pct"/>
                          </w:tcPr>
                          <w:p w14:paraId="63421B92" w14:textId="77777777" w:rsidR="007547F3" w:rsidRDefault="007547F3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496" w:type="pct"/>
                          </w:tcPr>
                          <w:p w14:paraId="7A289B68" w14:textId="77777777" w:rsidR="007547F3" w:rsidRDefault="007547F3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493" w:type="pct"/>
                          </w:tcPr>
                          <w:p w14:paraId="02DEF027" w14:textId="77777777" w:rsidR="007547F3" w:rsidRDefault="007547F3">
                            <w:pPr>
                              <w:jc w:val="center"/>
                            </w:pPr>
                          </w:p>
                        </w:tc>
                      </w:tr>
                      <w:tr w:rsidR="007547F3" w14:paraId="704D7754" w14:textId="77777777">
                        <w:trPr>
                          <w:trHeight w:val="480"/>
                          <w:jc w:val="center"/>
                        </w:trPr>
                        <w:tc>
                          <w:tcPr>
                            <w:tcW w:w="538" w:type="pct"/>
                          </w:tcPr>
                          <w:p w14:paraId="18E40472" w14:textId="77777777" w:rsidR="007547F3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496" w:type="pct"/>
                          </w:tcPr>
                          <w:p w14:paraId="7E8B59BC" w14:textId="77777777" w:rsidR="007547F3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496" w:type="pct"/>
                          </w:tcPr>
                          <w:p w14:paraId="42FE76B6" w14:textId="77777777" w:rsidR="007547F3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496" w:type="pct"/>
                          </w:tcPr>
                          <w:p w14:paraId="371CEFDF" w14:textId="77777777" w:rsidR="007547F3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496" w:type="pct"/>
                          </w:tcPr>
                          <w:p w14:paraId="6C2B09FD" w14:textId="77777777" w:rsidR="007547F3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496" w:type="pct"/>
                          </w:tcPr>
                          <w:p w14:paraId="4A2B0FCB" w14:textId="77777777" w:rsidR="007547F3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496" w:type="pct"/>
                          </w:tcPr>
                          <w:p w14:paraId="7109B356" w14:textId="77777777" w:rsidR="007547F3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496" w:type="pct"/>
                          </w:tcPr>
                          <w:p w14:paraId="1C31ED38" w14:textId="77777777" w:rsidR="007547F3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496" w:type="pct"/>
                          </w:tcPr>
                          <w:p w14:paraId="4266444D" w14:textId="77777777" w:rsidR="007547F3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493" w:type="pct"/>
                          </w:tcPr>
                          <w:p w14:paraId="68571856" w14:textId="77777777" w:rsidR="007547F3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20</w:t>
                            </w:r>
                          </w:p>
                        </w:tc>
                      </w:tr>
                      <w:tr w:rsidR="007547F3" w14:paraId="4B9D05E7" w14:textId="77777777">
                        <w:trPr>
                          <w:trHeight w:val="480"/>
                          <w:jc w:val="center"/>
                        </w:trPr>
                        <w:tc>
                          <w:tcPr>
                            <w:tcW w:w="538" w:type="pct"/>
                          </w:tcPr>
                          <w:p w14:paraId="66E7B46B" w14:textId="77777777" w:rsidR="007547F3" w:rsidRDefault="007547F3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496" w:type="pct"/>
                          </w:tcPr>
                          <w:p w14:paraId="62016415" w14:textId="77777777" w:rsidR="007547F3" w:rsidRDefault="007547F3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496" w:type="pct"/>
                          </w:tcPr>
                          <w:p w14:paraId="6A695317" w14:textId="77777777" w:rsidR="007547F3" w:rsidRDefault="007547F3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496" w:type="pct"/>
                          </w:tcPr>
                          <w:p w14:paraId="65A594E9" w14:textId="77777777" w:rsidR="007547F3" w:rsidRDefault="007547F3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496" w:type="pct"/>
                          </w:tcPr>
                          <w:p w14:paraId="1C4E9CA4" w14:textId="77777777" w:rsidR="007547F3" w:rsidRDefault="007547F3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496" w:type="pct"/>
                          </w:tcPr>
                          <w:p w14:paraId="0EDC0BEF" w14:textId="77777777" w:rsidR="007547F3" w:rsidRDefault="007547F3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496" w:type="pct"/>
                          </w:tcPr>
                          <w:p w14:paraId="2AC286D3" w14:textId="77777777" w:rsidR="007547F3" w:rsidRDefault="007547F3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496" w:type="pct"/>
                          </w:tcPr>
                          <w:p w14:paraId="03BB0C92" w14:textId="77777777" w:rsidR="007547F3" w:rsidRDefault="007547F3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496" w:type="pct"/>
                          </w:tcPr>
                          <w:p w14:paraId="39DDEE31" w14:textId="77777777" w:rsidR="007547F3" w:rsidRDefault="007547F3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493" w:type="pct"/>
                          </w:tcPr>
                          <w:p w14:paraId="1207ADA3" w14:textId="77777777" w:rsidR="007547F3" w:rsidRDefault="007547F3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61F857E4" w14:textId="77777777" w:rsidR="007547F3" w:rsidRDefault="00000000">
                      <w:pPr>
                        <w:jc w:val="left"/>
                        <w:rPr>
                          <w:rFonts w:ascii="宋体" w:hAnsi="宋体" w:hint="eastAsia"/>
                          <w:kern w:val="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szCs w:val="21"/>
                        </w:rPr>
                        <w:t>1</w:t>
                      </w:r>
                      <w:r>
                        <w:rPr>
                          <w:rFonts w:ascii="宋体" w:hAnsi="宋体" w:hint="eastAsia"/>
                        </w:rPr>
                        <w:t>、</w:t>
                      </w:r>
                      <w:r>
                        <w:rPr>
                          <w:rFonts w:ascii="宋体" w:hAnsi="宋体" w:hint="eastAsia"/>
                          <w:kern w:val="0"/>
                          <w:szCs w:val="21"/>
                        </w:rPr>
                        <w:t>以下关于Python程序的基本语法元素，错误的描述是（）</w:t>
                      </w:r>
                    </w:p>
                    <w:p w14:paraId="0F50B207" w14:textId="77777777" w:rsidR="007547F3" w:rsidRDefault="00000000">
                      <w:pPr>
                        <w:ind w:firstLine="420"/>
                        <w:jc w:val="left"/>
                        <w:rPr>
                          <w:rFonts w:ascii="宋体" w:hAnsi="宋体" w:hint="eastAsia"/>
                          <w:kern w:val="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kern w:val="0"/>
                          <w:szCs w:val="21"/>
                        </w:rPr>
                        <w:t xml:space="preserve">A．变量是由用户定义的用来保存和表示数据的一种语法元素            </w:t>
                      </w:r>
                    </w:p>
                    <w:p w14:paraId="25CA751C" w14:textId="77777777" w:rsidR="007547F3" w:rsidRDefault="00000000">
                      <w:pPr>
                        <w:ind w:firstLine="420"/>
                        <w:jc w:val="left"/>
                        <w:rPr>
                          <w:rFonts w:ascii="宋体" w:hAnsi="宋体" w:hint="eastAsia"/>
                          <w:kern w:val="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kern w:val="0"/>
                          <w:szCs w:val="21"/>
                        </w:rPr>
                        <w:t xml:space="preserve">B．变量标识符是一个字符串，长度是没有限制的    </w:t>
                      </w:r>
                    </w:p>
                    <w:p w14:paraId="62FB8059" w14:textId="77777777" w:rsidR="007547F3" w:rsidRDefault="00000000">
                      <w:pPr>
                        <w:ind w:firstLineChars="200" w:firstLine="420"/>
                        <w:jc w:val="left"/>
                        <w:rPr>
                          <w:rFonts w:ascii="宋体" w:hAnsi="宋体" w:hint="eastAsia"/>
                          <w:kern w:val="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kern w:val="0"/>
                          <w:szCs w:val="21"/>
                        </w:rPr>
                        <w:t xml:space="preserve">C．变量的命名规则之一是名字的首位不能是数字                   </w:t>
                      </w:r>
                    </w:p>
                    <w:p w14:paraId="6577B39E" w14:textId="77777777" w:rsidR="007547F3" w:rsidRDefault="00000000">
                      <w:pPr>
                        <w:ind w:firstLineChars="200" w:firstLine="420"/>
                        <w:jc w:val="left"/>
                        <w:rPr>
                          <w:rFonts w:ascii="宋体" w:hAnsi="宋体" w:hint="eastAsia"/>
                          <w:kern w:val="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kern w:val="0"/>
                          <w:szCs w:val="21"/>
                        </w:rPr>
                        <w:t>D．true是Python的保留字</w:t>
                      </w:r>
                    </w:p>
                    <w:p w14:paraId="3C3293B5" w14:textId="77777777" w:rsidR="007547F3" w:rsidRDefault="007547F3">
                      <w:pPr>
                        <w:ind w:firstLineChars="200" w:firstLine="420"/>
                        <w:jc w:val="left"/>
                        <w:rPr>
                          <w:rFonts w:ascii="宋体" w:hAnsi="宋体" w:hint="eastAsia"/>
                          <w:kern w:val="0"/>
                          <w:szCs w:val="21"/>
                        </w:rPr>
                      </w:pPr>
                    </w:p>
                    <w:p w14:paraId="7B596263" w14:textId="77777777" w:rsidR="007547F3" w:rsidRDefault="00000000">
                      <w:pPr>
                        <w:jc w:val="left"/>
                        <w:rPr>
                          <w:rFonts w:ascii="宋体" w:hAnsi="宋体" w:hint="eastAsia"/>
                          <w:kern w:val="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kern w:val="0"/>
                          <w:szCs w:val="21"/>
                        </w:rPr>
                        <w:t>2、关于Python语言的注释语句的描述，正确的是（）</w:t>
                      </w:r>
                    </w:p>
                    <w:p w14:paraId="2F2075CA" w14:textId="77777777" w:rsidR="007547F3" w:rsidRDefault="00000000">
                      <w:pPr>
                        <w:jc w:val="left"/>
                        <w:rPr>
                          <w:rFonts w:ascii="宋体" w:hAnsi="宋体" w:hint="eastAsia"/>
                          <w:kern w:val="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kern w:val="0"/>
                          <w:szCs w:val="21"/>
                        </w:rPr>
                        <w:t xml:space="preserve">A．以#开头的语句是注释            B．#之后的语句被解释器解释，但不执行    </w:t>
                      </w:r>
                    </w:p>
                    <w:p w14:paraId="0B5389BF" w14:textId="77777777" w:rsidR="007547F3" w:rsidRDefault="00000000">
                      <w:pPr>
                        <w:jc w:val="left"/>
                        <w:rPr>
                          <w:rFonts w:ascii="宋体" w:hAnsi="宋体" w:hint="eastAsia"/>
                          <w:kern w:val="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kern w:val="0"/>
                          <w:szCs w:val="21"/>
                        </w:rPr>
                        <w:t>C．#注释符可以注释多行            D．'''开头的语句也表示注释，用法跟#一样</w:t>
                      </w:r>
                    </w:p>
                    <w:p w14:paraId="1ED8232E" w14:textId="77777777" w:rsidR="007547F3" w:rsidRDefault="007547F3">
                      <w:pPr>
                        <w:jc w:val="left"/>
                        <w:rPr>
                          <w:rFonts w:ascii="宋体" w:hAnsi="宋体" w:hint="eastAsia"/>
                          <w:kern w:val="0"/>
                          <w:szCs w:val="21"/>
                        </w:rPr>
                      </w:pPr>
                    </w:p>
                    <w:p w14:paraId="64CA576D" w14:textId="77777777" w:rsidR="007547F3" w:rsidRDefault="00000000">
                      <w:pPr>
                        <w:jc w:val="left"/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  <w:kern w:val="0"/>
                          <w:szCs w:val="21"/>
                        </w:rPr>
                        <w:t>3、</w:t>
                      </w:r>
                      <w:r>
                        <w:rPr>
                          <w:rFonts w:ascii="宋体" w:hAnsi="宋体" w:hint="eastAsia"/>
                        </w:rPr>
                        <w:t>以下选项，不是Python保留字的选项是</w:t>
                      </w:r>
                      <w:r>
                        <w:rPr>
                          <w:rFonts w:ascii="宋体" w:hAnsi="宋体" w:hint="eastAsia"/>
                          <w:kern w:val="0"/>
                          <w:szCs w:val="21"/>
                        </w:rPr>
                        <w:t>（）</w:t>
                      </w:r>
                      <w:r>
                        <w:rPr>
                          <w:rFonts w:ascii="宋体" w:hAnsi="宋体" w:hint="eastAsia"/>
                        </w:rPr>
                        <w:t>‬</w:t>
                      </w:r>
                    </w:p>
                    <w:p w14:paraId="4188E7E2" w14:textId="77777777" w:rsidR="007547F3" w:rsidRDefault="00000000">
                      <w:pPr>
                        <w:ind w:firstLineChars="200" w:firstLine="420"/>
                        <w:jc w:val="left"/>
                        <w:rPr>
                          <w:rFonts w:ascii="宋体" w:hAnsi="宋体" w:hint="eastAsia"/>
                          <w:kern w:val="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kern w:val="0"/>
                          <w:szCs w:val="21"/>
                        </w:rPr>
                        <w:t>A．</w:t>
                      </w:r>
                      <w:r>
                        <w:rPr>
                          <w:rFonts w:ascii="宋体" w:hAnsi="宋体" w:hint="eastAsia"/>
                        </w:rPr>
                        <w:t>finally</w:t>
                      </w:r>
                      <w:r>
                        <w:rPr>
                          <w:rFonts w:ascii="宋体" w:hAnsi="宋体" w:hint="eastAsia"/>
                          <w:kern w:val="0"/>
                          <w:szCs w:val="21"/>
                        </w:rPr>
                        <w:t xml:space="preserve">                B．</w:t>
                      </w:r>
                      <w:r>
                        <w:rPr>
                          <w:rFonts w:ascii="宋体" w:hAnsi="宋体" w:hint="eastAsia"/>
                        </w:rPr>
                        <w:t>from</w:t>
                      </w:r>
                      <w:r>
                        <w:rPr>
                          <w:rFonts w:ascii="宋体" w:hAnsi="宋体" w:hint="eastAsia"/>
                          <w:kern w:val="0"/>
                          <w:szCs w:val="21"/>
                        </w:rPr>
                        <w:t xml:space="preserve"> </w:t>
                      </w:r>
                    </w:p>
                    <w:p w14:paraId="3C34A989" w14:textId="77777777" w:rsidR="007547F3" w:rsidRDefault="00000000">
                      <w:pPr>
                        <w:ind w:firstLineChars="200" w:firstLine="420"/>
                        <w:jc w:val="left"/>
                        <w:rPr>
                          <w:rFonts w:ascii="宋体" w:hAnsi="宋体" w:hint="eastAsia"/>
                          <w:kern w:val="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kern w:val="0"/>
                          <w:szCs w:val="21"/>
                        </w:rPr>
                        <w:t>C．</w:t>
                      </w:r>
                      <w:r>
                        <w:rPr>
                          <w:rFonts w:ascii="宋体" w:hAnsi="宋体" w:hint="eastAsia"/>
                        </w:rPr>
                        <w:t>None</w:t>
                      </w:r>
                      <w:r>
                        <w:rPr>
                          <w:rFonts w:ascii="宋体" w:hAnsi="宋体" w:hint="eastAsia"/>
                          <w:kern w:val="0"/>
                          <w:szCs w:val="21"/>
                        </w:rPr>
                        <w:t xml:space="preserve">                   D．</w:t>
                      </w:r>
                      <w:r>
                        <w:rPr>
                          <w:rFonts w:ascii="宋体" w:hAnsi="宋体" w:hint="eastAsia"/>
                        </w:rPr>
                        <w:t>goto</w:t>
                      </w:r>
                    </w:p>
                    <w:p w14:paraId="4B58BDD7" w14:textId="77777777" w:rsidR="007547F3" w:rsidRDefault="007547F3">
                      <w:pPr>
                        <w:jc w:val="left"/>
                        <w:rPr>
                          <w:rFonts w:ascii="宋体" w:hAnsi="宋体" w:hint="eastAsia"/>
                          <w:kern w:val="0"/>
                          <w:szCs w:val="21"/>
                        </w:rPr>
                      </w:pPr>
                    </w:p>
                    <w:p w14:paraId="2677CF7A" w14:textId="77777777" w:rsidR="007547F3" w:rsidRDefault="00000000">
                      <w:pPr>
                        <w:jc w:val="left"/>
                        <w:rPr>
                          <w:rFonts w:ascii="宋体" w:hAnsi="宋体" w:hint="eastAsia"/>
                          <w:kern w:val="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kern w:val="0"/>
                          <w:szCs w:val="21"/>
                        </w:rPr>
                        <w:t>4、</w:t>
                      </w:r>
                      <w:bookmarkStart w:id="1" w:name="_Hlk59526860"/>
                      <w:r>
                        <w:rPr>
                          <w:rFonts w:ascii="宋体" w:hAnsi="宋体" w:hint="eastAsia"/>
                          <w:kern w:val="0"/>
                          <w:szCs w:val="21"/>
                        </w:rPr>
                        <w:t xml:space="preserve">一般情况下，整数用十进制表示，如果用其他进制表示一个数，错误的描述选项是（）A．0x1010表示一个十六进制数            B．1010b表示一个二进制数    </w:t>
                      </w:r>
                    </w:p>
                    <w:p w14:paraId="5D5F4426" w14:textId="77777777" w:rsidR="007547F3" w:rsidRDefault="00000000">
                      <w:pPr>
                        <w:jc w:val="left"/>
                        <w:rPr>
                          <w:rFonts w:ascii="宋体" w:hAnsi="宋体" w:hint="eastAsia"/>
                          <w:kern w:val="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kern w:val="0"/>
                          <w:szCs w:val="21"/>
                        </w:rPr>
                        <w:t>C．0o1010表示一个八进制数              D．0b1010表示一个二进制数</w:t>
                      </w:r>
                    </w:p>
                    <w:p w14:paraId="2AC654ED" w14:textId="77777777" w:rsidR="007547F3" w:rsidRDefault="007547F3">
                      <w:pPr>
                        <w:jc w:val="left"/>
                        <w:rPr>
                          <w:rFonts w:ascii="宋体" w:hAnsi="宋体" w:hint="eastAsia"/>
                          <w:kern w:val="0"/>
                          <w:szCs w:val="21"/>
                        </w:rPr>
                      </w:pPr>
                    </w:p>
                    <w:bookmarkEnd w:id="1"/>
                    <w:p w14:paraId="15B4C9E3" w14:textId="77777777" w:rsidR="007547F3" w:rsidRDefault="007547F3">
                      <w:pPr>
                        <w:pStyle w:val="a6"/>
                        <w:spacing w:line="300" w:lineRule="auto"/>
                        <w:ind w:firstLineChars="379" w:firstLine="796"/>
                        <w:rPr>
                          <w:rFonts w:ascii="宋体" w:hAnsi="宋体" w:hint="eastAsia"/>
                          <w:kern w:val="2"/>
                          <w:sz w:val="21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inline distT="0" distB="0" distL="114300" distR="114300" wp14:anchorId="08198EE1" wp14:editId="578AF7D9">
                <wp:extent cx="7447915" cy="9022080"/>
                <wp:effectExtent l="0" t="0" r="0" b="0"/>
                <wp:docPr id="5" name="画布 3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" name="椭圆 8"/>
                        <wps:cNvSpPr/>
                        <wps:spPr>
                          <a:xfrm>
                            <a:off x="910590" y="546735"/>
                            <a:ext cx="162560" cy="1371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upright="1"/>
                      </wps:wsp>
                      <wps:wsp>
                        <wps:cNvPr id="3" name="椭圆 9"/>
                        <wps:cNvSpPr/>
                        <wps:spPr>
                          <a:xfrm>
                            <a:off x="910590" y="1753235"/>
                            <a:ext cx="162560" cy="14033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upright="1"/>
                      </wps:wsp>
                      <wps:wsp>
                        <wps:cNvPr id="4" name="直线 6"/>
                        <wps:cNvCnPr/>
                        <wps:spPr>
                          <a:xfrm>
                            <a:off x="1028065" y="201930"/>
                            <a:ext cx="635" cy="8277225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000000"/>
                            </a:solidFill>
                            <a:prstDash val="sysDot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5553786" id="画布 3" o:spid="_x0000_s1026" editas="canvas" style="width:586.45pt;height:710.4pt;mso-position-horizontal-relative:char;mso-position-vertical-relative:line" coordsize="74479,90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4479;height:90220;visibility:visible;mso-wrap-style:square">
                  <v:fill o:detectmouseclick="t"/>
                  <v:path o:connecttype="none"/>
                </v:shape>
                <v:oval id="椭圆 8" o:spid="_x0000_s1028" style="position:absolute;left:9105;top:5467;width:1626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"/>
                <v:oval id="椭圆 9" o:spid="_x0000_s1029" style="position:absolute;left:9105;top:17532;width:1626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"/>
                <v:line id="直线 6" o:spid="_x0000_s1030" style="position:absolute;visibility:visible;mso-wrap-style:square" from="10280,2019" to="10287,84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" strokeweight="1.5pt">
                  <v:stroke dashstyle="1 1"/>
                </v:line>
                <w10:anchorlock/>
              </v:group>
            </w:pict>
          </mc:Fallback>
        </mc:AlternateConten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7"/>
      </w:tblGrid>
      <w:tr w:rsidR="007547F3" w14:paraId="1ABA9865" w14:textId="77777777">
        <w:trPr>
          <w:trHeight w:val="13937"/>
        </w:trPr>
        <w:tc>
          <w:tcPr>
            <w:tcW w:w="9497" w:type="dxa"/>
          </w:tcPr>
          <w:p w14:paraId="3C918F42" w14:textId="77777777" w:rsidR="007547F3" w:rsidRDefault="00000000">
            <w:pPr>
              <w:pStyle w:val="a6"/>
              <w:spacing w:line="300" w:lineRule="auto"/>
              <w:ind w:firstLine="0"/>
              <w:rPr>
                <w:rFonts w:ascii="Times New Roman" w:hAnsi="Times New Roman"/>
                <w:kern w:val="2"/>
                <w:sz w:val="21"/>
                <w:szCs w:val="24"/>
              </w:rPr>
            </w:pPr>
            <w:r>
              <w:rPr>
                <w:rFonts w:ascii="宋体" w:hAnsi="宋体" w:hint="eastAsia"/>
                <w:kern w:val="2"/>
                <w:sz w:val="21"/>
                <w:szCs w:val="24"/>
              </w:rPr>
              <w:lastRenderedPageBreak/>
              <w:t>5、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>关于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>&lt;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>模板字符串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>&gt;.format(&lt;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>逗号分隔的参数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>&gt;)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>中的内容描述，正确的选项是</w:t>
            </w:r>
            <w:r>
              <w:rPr>
                <w:rFonts w:ascii="宋体" w:hAnsi="宋体" w:hint="eastAsia"/>
                <w:sz w:val="21"/>
                <w:szCs w:val="21"/>
              </w:rPr>
              <w:t>（）</w:t>
            </w:r>
          </w:p>
          <w:p w14:paraId="3731BB15" w14:textId="77777777" w:rsidR="007547F3" w:rsidRDefault="00000000">
            <w:pPr>
              <w:pStyle w:val="a6"/>
              <w:spacing w:line="300" w:lineRule="auto"/>
              <w:ind w:firstLine="0"/>
              <w:rPr>
                <w:rFonts w:ascii="Times New Roman" w:hAnsi="Times New Roman"/>
                <w:kern w:val="2"/>
                <w:sz w:val="21"/>
                <w:szCs w:val="24"/>
              </w:rPr>
            </w:pPr>
            <w:r>
              <w:rPr>
                <w:rFonts w:ascii="宋体" w:hAnsi="宋体" w:hint="eastAsia"/>
                <w:kern w:val="2"/>
                <w:sz w:val="21"/>
                <w:szCs w:val="24"/>
              </w:rPr>
              <w:t>A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>．格式控制信息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>{2:0&gt;7f}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>里面的‘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>f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>’表示这个位置是一个整数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 xml:space="preserve">           </w:t>
            </w:r>
          </w:p>
          <w:p w14:paraId="09E2E1E2" w14:textId="77777777" w:rsidR="007547F3" w:rsidRDefault="00000000">
            <w:pPr>
              <w:pStyle w:val="a6"/>
              <w:spacing w:line="300" w:lineRule="auto"/>
              <w:ind w:firstLine="0"/>
              <w:rPr>
                <w:rFonts w:ascii="Times New Roman" w:hAnsi="Times New Roman"/>
                <w:kern w:val="2"/>
                <w:sz w:val="21"/>
                <w:szCs w:val="24"/>
              </w:rPr>
            </w:pPr>
            <w:r>
              <w:rPr>
                <w:rFonts w:ascii="宋体" w:hAnsi="宋体" w:hint="eastAsia"/>
                <w:kern w:val="2"/>
                <w:sz w:val="21"/>
                <w:szCs w:val="24"/>
              </w:rPr>
              <w:t>B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>．逗号分隔的参数可以是变量，也可以是函数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 xml:space="preserve">    </w:t>
            </w:r>
          </w:p>
          <w:p w14:paraId="600058FE" w14:textId="77777777" w:rsidR="007547F3" w:rsidRDefault="00000000">
            <w:pPr>
              <w:pStyle w:val="a6"/>
              <w:spacing w:line="300" w:lineRule="auto"/>
              <w:ind w:firstLine="0"/>
              <w:rPr>
                <w:rFonts w:ascii="Times New Roman" w:hAnsi="Times New Roman"/>
                <w:kern w:val="2"/>
                <w:sz w:val="21"/>
                <w:szCs w:val="24"/>
              </w:rPr>
            </w:pPr>
            <w:r>
              <w:rPr>
                <w:rFonts w:ascii="宋体" w:hAnsi="宋体" w:hint="eastAsia"/>
                <w:kern w:val="2"/>
                <w:sz w:val="21"/>
                <w:szCs w:val="24"/>
              </w:rPr>
              <w:t>C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>．格式控制信息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>{:*^10}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>表示这个位置是最大长度为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>10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>的整数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 xml:space="preserve">                   </w:t>
            </w:r>
          </w:p>
          <w:p w14:paraId="0862E377" w14:textId="77777777" w:rsidR="007547F3" w:rsidRDefault="00000000">
            <w:pPr>
              <w:pStyle w:val="a6"/>
              <w:spacing w:line="300" w:lineRule="auto"/>
              <w:ind w:firstLine="0"/>
              <w:rPr>
                <w:rFonts w:ascii="Times New Roman" w:hAnsi="Times New Roman"/>
                <w:kern w:val="2"/>
                <w:sz w:val="21"/>
                <w:szCs w:val="24"/>
              </w:rPr>
            </w:pPr>
            <w:r>
              <w:rPr>
                <w:rFonts w:ascii="宋体" w:hAnsi="宋体" w:hint="eastAsia"/>
                <w:kern w:val="2"/>
                <w:sz w:val="21"/>
                <w:szCs w:val="24"/>
              </w:rPr>
              <w:t>D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>．模板字符串里的格式控制信息语法格式是：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>{&lt;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>参数序号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>&gt;:&lt;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>格式控制标记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>&gt;}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>，参数序号是从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>1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>开始</w:t>
            </w:r>
          </w:p>
          <w:p w14:paraId="54BD01E1" w14:textId="77777777" w:rsidR="007547F3" w:rsidRDefault="007547F3">
            <w:pPr>
              <w:pStyle w:val="a6"/>
              <w:spacing w:line="300" w:lineRule="auto"/>
              <w:ind w:firstLine="0"/>
              <w:rPr>
                <w:rFonts w:ascii="Times New Roman" w:hAnsi="Times New Roman"/>
                <w:kern w:val="2"/>
                <w:sz w:val="21"/>
                <w:szCs w:val="24"/>
              </w:rPr>
            </w:pPr>
          </w:p>
          <w:p w14:paraId="71FDF0AC" w14:textId="77777777" w:rsidR="007547F3" w:rsidRDefault="00000000">
            <w:pPr>
              <w:pStyle w:val="a6"/>
              <w:spacing w:line="300" w:lineRule="auto"/>
              <w:ind w:firstLine="0"/>
              <w:rPr>
                <w:rFonts w:ascii="微软雅黑" w:eastAsia="微软雅黑" w:hAnsi="微软雅黑" w:cs="微软雅黑" w:hint="eastAsia"/>
                <w:sz w:val="16"/>
                <w:szCs w:val="16"/>
                <w:lang w:bidi="ar"/>
              </w:rPr>
            </w:pPr>
            <w:r>
              <w:rPr>
                <w:rFonts w:ascii="宋体" w:hAnsi="宋体" w:hint="eastAsia"/>
                <w:kern w:val="2"/>
                <w:sz w:val="21"/>
                <w:szCs w:val="24"/>
              </w:rPr>
              <w:t>6、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>变量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>tstr='china520'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>，表达式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>eval(tstr[5:-1])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>的结果是</w:t>
            </w:r>
            <w:r>
              <w:rPr>
                <w:rFonts w:ascii="宋体" w:hAnsi="宋体" w:hint="eastAsia"/>
                <w:sz w:val="21"/>
                <w:szCs w:val="21"/>
              </w:rPr>
              <w:t>（）</w:t>
            </w:r>
          </w:p>
          <w:p w14:paraId="3606F1D1" w14:textId="77777777" w:rsidR="007547F3" w:rsidRDefault="00000000">
            <w:pPr>
              <w:pStyle w:val="a6"/>
              <w:spacing w:line="300" w:lineRule="auto"/>
              <w:ind w:firstLineChars="200" w:firstLine="420"/>
              <w:rPr>
                <w:rFonts w:ascii="Times New Roman" w:hAnsi="Times New Roman"/>
                <w:kern w:val="2"/>
                <w:sz w:val="21"/>
                <w:szCs w:val="24"/>
              </w:rPr>
            </w:pPr>
            <w:r>
              <w:rPr>
                <w:rFonts w:ascii="宋体" w:hAnsi="宋体" w:hint="eastAsia"/>
                <w:kern w:val="2"/>
                <w:sz w:val="21"/>
                <w:szCs w:val="24"/>
              </w:rPr>
              <w:t>A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>．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 xml:space="preserve">a520                  </w:t>
            </w:r>
            <w:r>
              <w:rPr>
                <w:rFonts w:ascii="宋体" w:hAnsi="宋体" w:hint="eastAsia"/>
                <w:kern w:val="2"/>
                <w:sz w:val="21"/>
                <w:szCs w:val="24"/>
              </w:rPr>
              <w:t>B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>．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 xml:space="preserve">a52    </w:t>
            </w:r>
          </w:p>
          <w:p w14:paraId="4377B82A" w14:textId="77777777" w:rsidR="007547F3" w:rsidRDefault="00000000">
            <w:pPr>
              <w:pStyle w:val="a6"/>
              <w:spacing w:line="300" w:lineRule="auto"/>
              <w:ind w:firstLineChars="200" w:firstLine="420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4"/>
              </w:rPr>
              <w:t>C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>．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 xml:space="preserve">520                   </w:t>
            </w:r>
            <w:r>
              <w:rPr>
                <w:rFonts w:ascii="宋体" w:hAnsi="宋体" w:hint="eastAsia"/>
                <w:kern w:val="2"/>
                <w:sz w:val="21"/>
                <w:szCs w:val="24"/>
              </w:rPr>
              <w:t>D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>．</w:t>
            </w:r>
            <w:r>
              <w:rPr>
                <w:rFonts w:ascii="Times New Roman" w:hAnsi="Times New Roman" w:hint="eastAsia"/>
                <w:kern w:val="2"/>
                <w:sz w:val="21"/>
                <w:szCs w:val="24"/>
              </w:rPr>
              <w:t>52</w:t>
            </w:r>
          </w:p>
          <w:p w14:paraId="62E109E8" w14:textId="77777777" w:rsidR="007547F3" w:rsidRDefault="007547F3">
            <w:pPr>
              <w:pStyle w:val="a6"/>
              <w:spacing w:line="300" w:lineRule="auto"/>
              <w:ind w:firstLine="0"/>
              <w:rPr>
                <w:rFonts w:ascii="Times New Roman" w:hAnsi="Times New Roman"/>
                <w:kern w:val="2"/>
                <w:sz w:val="21"/>
                <w:szCs w:val="24"/>
              </w:rPr>
            </w:pPr>
          </w:p>
          <w:p w14:paraId="6E4603A3" w14:textId="77777777" w:rsidR="007547F3" w:rsidRDefault="00000000">
            <w:pPr>
              <w:pStyle w:val="a6"/>
              <w:spacing w:line="300" w:lineRule="auto"/>
              <w:ind w:firstLine="0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7、以下保留字不用于循环逻辑的是（　）</w:t>
            </w:r>
            <w:r>
              <w:rPr>
                <w:rFonts w:ascii="宋体" w:hAnsi="宋体" w:hint="eastAsia"/>
                <w:sz w:val="21"/>
                <w:szCs w:val="21"/>
              </w:rPr>
              <w:t>‬</w:t>
            </w:r>
          </w:p>
          <w:p w14:paraId="0F0675CF" w14:textId="77777777" w:rsidR="007547F3" w:rsidRDefault="00000000">
            <w:pPr>
              <w:pStyle w:val="a6"/>
              <w:spacing w:line="300" w:lineRule="auto"/>
              <w:ind w:firstLineChars="200" w:firstLine="420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A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e</w:t>
            </w:r>
            <w:r>
              <w:rPr>
                <w:rFonts w:ascii="宋体" w:hAnsi="宋体" w:hint="eastAsia"/>
                <w:sz w:val="21"/>
                <w:szCs w:val="21"/>
              </w:rPr>
              <w:t xml:space="preserve">lse                  </w:t>
            </w:r>
            <w:r>
              <w:rPr>
                <w:rFonts w:ascii="宋体" w:hAnsi="宋体" w:hint="eastAsia"/>
                <w:kern w:val="2"/>
                <w:sz w:val="21"/>
                <w:szCs w:val="21"/>
              </w:rPr>
              <w:t>B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ascii="宋体" w:hAnsi="宋体" w:hint="eastAsia"/>
                <w:sz w:val="21"/>
                <w:szCs w:val="21"/>
              </w:rPr>
              <w:t>try</w:t>
            </w:r>
          </w:p>
          <w:p w14:paraId="05E247C4" w14:textId="77777777" w:rsidR="007547F3" w:rsidRDefault="00000000">
            <w:pPr>
              <w:pStyle w:val="a6"/>
              <w:spacing w:line="300" w:lineRule="auto"/>
              <w:ind w:firstLineChars="200" w:firstLine="420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C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c</w:t>
            </w:r>
            <w:r>
              <w:rPr>
                <w:rFonts w:ascii="宋体" w:hAnsi="宋体" w:hint="eastAsia"/>
                <w:sz w:val="21"/>
                <w:szCs w:val="21"/>
              </w:rPr>
              <w:t xml:space="preserve">ontinue              </w:t>
            </w:r>
            <w:r>
              <w:rPr>
                <w:rFonts w:ascii="宋体" w:hAnsi="宋体" w:hint="eastAsia"/>
                <w:kern w:val="2"/>
                <w:sz w:val="21"/>
                <w:szCs w:val="21"/>
              </w:rPr>
              <w:t>D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ascii="宋体" w:hAnsi="宋体" w:hint="eastAsia"/>
                <w:sz w:val="21"/>
                <w:szCs w:val="21"/>
              </w:rPr>
              <w:t>for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 xml:space="preserve">                </w:t>
            </w:r>
          </w:p>
          <w:p w14:paraId="54E7DB35" w14:textId="77777777" w:rsidR="007547F3" w:rsidRDefault="00000000">
            <w:pPr>
              <w:pStyle w:val="a6"/>
              <w:spacing w:line="300" w:lineRule="auto"/>
              <w:ind w:firstLineChars="379" w:firstLine="796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 xml:space="preserve">                   </w:t>
            </w:r>
          </w:p>
          <w:p w14:paraId="5DD15226" w14:textId="77777777" w:rsidR="007547F3" w:rsidRDefault="00000000">
            <w:pPr>
              <w:pStyle w:val="a6"/>
              <w:spacing w:line="300" w:lineRule="auto"/>
              <w:ind w:firstLine="0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8、以下关于Python分支的描述中，错误的是（）</w:t>
            </w:r>
            <w:r>
              <w:rPr>
                <w:rFonts w:ascii="宋体" w:hAnsi="宋体" w:hint="eastAsia"/>
                <w:sz w:val="21"/>
                <w:szCs w:val="21"/>
              </w:rPr>
              <w:t>‬</w:t>
            </w:r>
          </w:p>
          <w:p w14:paraId="42496A19" w14:textId="77777777" w:rsidR="007547F3" w:rsidRDefault="00000000">
            <w:pPr>
              <w:pStyle w:val="a6"/>
              <w:spacing w:line="300" w:lineRule="auto"/>
              <w:ind w:firstLine="0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A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ascii="宋体" w:hAnsi="宋体" w:hint="eastAsia"/>
                <w:sz w:val="21"/>
                <w:szCs w:val="21"/>
              </w:rPr>
              <w:t>if-else结构是可以嵌套的</w:t>
            </w:r>
          </w:p>
          <w:p w14:paraId="1578294F" w14:textId="77777777" w:rsidR="007547F3" w:rsidRDefault="00000000">
            <w:pPr>
              <w:pStyle w:val="a6"/>
              <w:spacing w:line="300" w:lineRule="auto"/>
              <w:ind w:firstLine="0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B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ascii="宋体" w:hAnsi="宋体" w:hint="eastAsia"/>
                <w:sz w:val="21"/>
                <w:szCs w:val="21"/>
              </w:rPr>
              <w:t>缩进是Python分支语句的语法部分，缩进不正确会影响分支功能</w:t>
            </w:r>
          </w:p>
          <w:p w14:paraId="3DD58893" w14:textId="77777777" w:rsidR="007547F3" w:rsidRDefault="00000000">
            <w:pPr>
              <w:pStyle w:val="a6"/>
              <w:spacing w:line="300" w:lineRule="auto"/>
              <w:ind w:firstLine="0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C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ascii="宋体" w:hAnsi="宋体" w:hint="eastAsia"/>
                <w:sz w:val="21"/>
                <w:szCs w:val="21"/>
              </w:rPr>
              <w:t>if语句会判断if后面的逻辑表达式，当表达式为真时，执行if后续的语句块</w:t>
            </w:r>
          </w:p>
          <w:p w14:paraId="43E5572E" w14:textId="77777777" w:rsidR="007547F3" w:rsidRDefault="00000000">
            <w:pPr>
              <w:pStyle w:val="a6"/>
              <w:spacing w:line="300" w:lineRule="auto"/>
              <w:ind w:firstLine="0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D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ascii="宋体" w:hAnsi="宋体" w:hint="eastAsia"/>
                <w:sz w:val="21"/>
                <w:szCs w:val="21"/>
              </w:rPr>
              <w:t>Python分支结构使用保留字if、elif和else来实现，每个if后面必须有elif和else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 xml:space="preserve">                </w:t>
            </w:r>
          </w:p>
          <w:p w14:paraId="504E4924" w14:textId="77777777" w:rsidR="007547F3" w:rsidRDefault="00000000">
            <w:pPr>
              <w:pStyle w:val="a6"/>
              <w:spacing w:line="300" w:lineRule="auto"/>
              <w:ind w:firstLineChars="379" w:firstLine="796"/>
              <w:rPr>
                <w:rFonts w:hint="eastAsia"/>
                <w:b/>
                <w:sz w:val="21"/>
                <w:szCs w:val="21"/>
              </w:rPr>
            </w:pP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 xml:space="preserve">                   </w:t>
            </w:r>
          </w:p>
          <w:p w14:paraId="6658C437" w14:textId="77777777" w:rsidR="007547F3" w:rsidRDefault="00000000">
            <w:pPr>
              <w:pStyle w:val="a6"/>
              <w:numPr>
                <w:ilvl w:val="0"/>
                <w:numId w:val="2"/>
              </w:numPr>
              <w:spacing w:line="300" w:lineRule="auto"/>
              <w:ind w:firstLine="0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以下程序的输出结果是（）</w:t>
            </w:r>
          </w:p>
          <w:p w14:paraId="766C5F86" w14:textId="77777777" w:rsidR="007547F3" w:rsidRDefault="00000000">
            <w:pPr>
              <w:pStyle w:val="a6"/>
              <w:spacing w:line="300" w:lineRule="auto"/>
              <w:ind w:firstLine="0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ascii="宋体" w:hAnsi="宋体" w:hint="eastAsia"/>
                <w:sz w:val="21"/>
                <w:szCs w:val="21"/>
              </w:rPr>
              <w:t>S=2</w:t>
            </w:r>
          </w:p>
          <w:p w14:paraId="369986F3" w14:textId="77777777" w:rsidR="007547F3" w:rsidRDefault="00000000">
            <w:pPr>
              <w:pStyle w:val="a6"/>
              <w:spacing w:line="300" w:lineRule="auto"/>
              <w:ind w:firstLine="0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ascii="宋体" w:hAnsi="宋体" w:hint="eastAsia"/>
                <w:sz w:val="21"/>
                <w:szCs w:val="21"/>
              </w:rPr>
              <w:t>for i in range(1,10):</w:t>
            </w:r>
          </w:p>
          <w:p w14:paraId="3ADAE814" w14:textId="77777777" w:rsidR="007547F3" w:rsidRDefault="00000000">
            <w:pPr>
              <w:pStyle w:val="a6"/>
              <w:spacing w:line="300" w:lineRule="auto"/>
              <w:ind w:firstLine="0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     </w:t>
            </w:r>
            <w:r>
              <w:rPr>
                <w:rFonts w:ascii="宋体" w:hAnsi="宋体" w:hint="eastAsia"/>
                <w:sz w:val="21"/>
                <w:szCs w:val="21"/>
              </w:rPr>
              <w:t>S += i</w:t>
            </w:r>
          </w:p>
          <w:p w14:paraId="7B060BE6" w14:textId="77777777" w:rsidR="007547F3" w:rsidRDefault="00000000">
            <w:pPr>
              <w:pStyle w:val="a6"/>
              <w:spacing w:line="300" w:lineRule="auto"/>
              <w:ind w:firstLine="0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ascii="宋体" w:hAnsi="宋体" w:hint="eastAsia"/>
                <w:sz w:val="21"/>
                <w:szCs w:val="21"/>
              </w:rPr>
              <w:t>Print(s)</w:t>
            </w:r>
          </w:p>
          <w:p w14:paraId="32035F15" w14:textId="77777777" w:rsidR="007547F3" w:rsidRDefault="00000000">
            <w:pPr>
              <w:pStyle w:val="a6"/>
              <w:spacing w:line="300" w:lineRule="auto"/>
              <w:ind w:firstLineChars="200" w:firstLine="420"/>
              <w:rPr>
                <w:rFonts w:ascii="宋体" w:hAnsi="宋体" w:hint="eastAsia"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‬</w:t>
            </w:r>
            <w:r>
              <w:rPr>
                <w:rFonts w:ascii="宋体" w:hAnsi="宋体" w:hint="eastAsia"/>
                <w:kern w:val="2"/>
                <w:sz w:val="21"/>
                <w:szCs w:val="21"/>
              </w:rPr>
              <w:t>A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 xml:space="preserve">47            </w:t>
            </w:r>
            <w:r>
              <w:rPr>
                <w:rFonts w:ascii="宋体" w:hAnsi="宋体" w:hint="eastAsia"/>
                <w:kern w:val="2"/>
                <w:sz w:val="21"/>
                <w:szCs w:val="21"/>
              </w:rPr>
              <w:t>B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 xml:space="preserve">55              </w:t>
            </w:r>
            <w:r>
              <w:rPr>
                <w:rFonts w:ascii="宋体" w:hAnsi="宋体" w:hint="eastAsia"/>
                <w:kern w:val="2"/>
                <w:sz w:val="21"/>
                <w:szCs w:val="21"/>
              </w:rPr>
              <w:t>C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 xml:space="preserve">57             </w:t>
            </w:r>
            <w:r>
              <w:rPr>
                <w:rFonts w:ascii="宋体" w:hAnsi="宋体" w:hint="eastAsia"/>
                <w:kern w:val="2"/>
                <w:sz w:val="21"/>
                <w:szCs w:val="21"/>
              </w:rPr>
              <w:t>D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45</w:t>
            </w:r>
          </w:p>
          <w:p w14:paraId="46636B17" w14:textId="77777777" w:rsidR="007547F3" w:rsidRDefault="007547F3">
            <w:pPr>
              <w:pStyle w:val="a6"/>
              <w:spacing w:line="300" w:lineRule="auto"/>
              <w:ind w:firstLineChars="300" w:firstLine="630"/>
              <w:rPr>
                <w:rFonts w:ascii="宋体" w:hAnsi="宋体" w:hint="eastAsia"/>
                <w:kern w:val="2"/>
                <w:sz w:val="21"/>
                <w:szCs w:val="21"/>
              </w:rPr>
            </w:pPr>
          </w:p>
          <w:p w14:paraId="6F102F9D" w14:textId="77777777" w:rsidR="007547F3" w:rsidRDefault="00000000">
            <w:pPr>
              <w:pStyle w:val="a6"/>
              <w:spacing w:line="300" w:lineRule="auto"/>
              <w:ind w:firstLine="0"/>
              <w:rPr>
                <w:rFonts w:ascii="宋体" w:hAnsi="宋体" w:hint="eastAsia"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10、以下关于Python函数的描述中，错误的是</w:t>
            </w:r>
            <w:r>
              <w:rPr>
                <w:rFonts w:ascii="宋体" w:hAnsi="宋体" w:hint="eastAsia"/>
                <w:sz w:val="21"/>
                <w:szCs w:val="21"/>
              </w:rPr>
              <w:t>（）</w:t>
            </w:r>
            <w:r>
              <w:rPr>
                <w:rFonts w:ascii="宋体" w:hAnsi="宋体" w:hint="eastAsia"/>
                <w:kern w:val="2"/>
                <w:sz w:val="21"/>
                <w:szCs w:val="21"/>
              </w:rPr>
              <w:t>‬</w:t>
            </w:r>
          </w:p>
          <w:p w14:paraId="5AFF8734" w14:textId="77777777" w:rsidR="007547F3" w:rsidRDefault="00000000">
            <w:pPr>
              <w:pStyle w:val="a6"/>
              <w:spacing w:line="300" w:lineRule="auto"/>
              <w:ind w:firstLine="0"/>
              <w:rPr>
                <w:rFonts w:ascii="宋体" w:hAnsi="宋体" w:hint="eastAsia"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A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ascii="宋体" w:hAnsi="宋体" w:hint="eastAsia"/>
                <w:kern w:val="2"/>
                <w:sz w:val="21"/>
                <w:szCs w:val="21"/>
              </w:rPr>
              <w:t>定义函数时，某些参数可以赋予默认值</w:t>
            </w:r>
          </w:p>
          <w:p w14:paraId="17F2C8C2" w14:textId="77777777" w:rsidR="007547F3" w:rsidRDefault="00000000">
            <w:pPr>
              <w:pStyle w:val="a6"/>
              <w:spacing w:line="300" w:lineRule="auto"/>
              <w:ind w:firstLine="0"/>
              <w:rPr>
                <w:rFonts w:ascii="宋体" w:hAnsi="宋体" w:hint="eastAsia"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B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ascii="宋体" w:hAnsi="宋体" w:hint="eastAsia"/>
                <w:kern w:val="2"/>
                <w:sz w:val="21"/>
                <w:szCs w:val="21"/>
              </w:rPr>
              <w:t>函数必须要有返回值</w:t>
            </w:r>
          </w:p>
          <w:p w14:paraId="580C7F69" w14:textId="77777777" w:rsidR="007547F3" w:rsidRDefault="00000000">
            <w:pPr>
              <w:pStyle w:val="a6"/>
              <w:spacing w:line="300" w:lineRule="auto"/>
              <w:ind w:firstLine="0"/>
              <w:rPr>
                <w:rFonts w:ascii="宋体" w:hAnsi="宋体" w:hint="eastAsia"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C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ascii="宋体" w:hAnsi="宋体" w:hint="eastAsia"/>
                <w:kern w:val="2"/>
                <w:sz w:val="21"/>
                <w:szCs w:val="21"/>
              </w:rPr>
              <w:t>可以定义函数接受可变数量的参数</w:t>
            </w:r>
          </w:p>
          <w:p w14:paraId="7280BD2D" w14:textId="77777777" w:rsidR="007547F3" w:rsidRDefault="00000000">
            <w:pPr>
              <w:pStyle w:val="a6"/>
              <w:spacing w:line="300" w:lineRule="auto"/>
              <w:ind w:firstLine="0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D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ascii="宋体" w:hAnsi="宋体" w:hint="eastAsia"/>
                <w:kern w:val="2"/>
                <w:sz w:val="21"/>
                <w:szCs w:val="21"/>
              </w:rPr>
              <w:t>函数可以同时返回多个结果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 xml:space="preserve">                </w:t>
            </w:r>
          </w:p>
          <w:p w14:paraId="4FE665FA" w14:textId="77777777" w:rsidR="007547F3" w:rsidRDefault="00000000">
            <w:pPr>
              <w:pStyle w:val="a6"/>
              <w:spacing w:line="300" w:lineRule="auto"/>
              <w:ind w:firstLineChars="379" w:firstLine="796"/>
              <w:rPr>
                <w:rFonts w:ascii="宋体" w:hAnsi="宋体" w:hint="eastAsia"/>
                <w:kern w:val="2"/>
                <w:sz w:val="21"/>
                <w:szCs w:val="21"/>
              </w:rPr>
            </w:pP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 xml:space="preserve">                   </w:t>
            </w:r>
          </w:p>
          <w:p w14:paraId="54E300C2" w14:textId="77777777" w:rsidR="007547F3" w:rsidRDefault="00000000">
            <w:pPr>
              <w:pStyle w:val="a6"/>
              <w:spacing w:line="300" w:lineRule="auto"/>
              <w:ind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  <w:r>
              <w:rPr>
                <w:rFonts w:hint="eastAsia"/>
                <w:sz w:val="21"/>
                <w:szCs w:val="21"/>
              </w:rPr>
              <w:t>、以下关于函数参数的描述，正确的是</w:t>
            </w:r>
            <w:r>
              <w:rPr>
                <w:rFonts w:ascii="宋体" w:hAnsi="宋体" w:hint="eastAsia"/>
                <w:sz w:val="21"/>
                <w:szCs w:val="21"/>
              </w:rPr>
              <w:t>（）</w:t>
            </w:r>
            <w:r>
              <w:rPr>
                <w:rFonts w:hint="eastAsia"/>
                <w:sz w:val="21"/>
                <w:szCs w:val="21"/>
              </w:rPr>
              <w:t>‬</w:t>
            </w:r>
          </w:p>
          <w:p w14:paraId="23A1039F" w14:textId="77777777" w:rsidR="007547F3" w:rsidRDefault="00000000">
            <w:pPr>
              <w:pStyle w:val="a6"/>
              <w:spacing w:line="300" w:lineRule="auto"/>
              <w:ind w:firstLine="0"/>
              <w:rPr>
                <w:rFonts w:hint="eastAsia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A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hint="eastAsia"/>
                <w:sz w:val="21"/>
                <w:szCs w:val="21"/>
              </w:rPr>
              <w:t>定义函数可选参数的时候，不限制可选参数在参数列表中的位置</w:t>
            </w:r>
          </w:p>
          <w:p w14:paraId="7314A8E0" w14:textId="77777777" w:rsidR="007547F3" w:rsidRDefault="00000000">
            <w:pPr>
              <w:pStyle w:val="a6"/>
              <w:spacing w:line="300" w:lineRule="auto"/>
              <w:ind w:firstLine="0"/>
              <w:rPr>
                <w:rFonts w:hint="eastAsia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B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hint="eastAsia"/>
                <w:sz w:val="21"/>
                <w:szCs w:val="21"/>
              </w:rPr>
              <w:t>函数在定义时可以不指定可选参数的默认值，调用函数的时候再传入参数</w:t>
            </w:r>
          </w:p>
          <w:p w14:paraId="7A9F8977" w14:textId="77777777" w:rsidR="007547F3" w:rsidRDefault="00000000">
            <w:pPr>
              <w:pStyle w:val="a6"/>
              <w:spacing w:line="300" w:lineRule="auto"/>
              <w:ind w:firstLine="0"/>
              <w:rPr>
                <w:rFonts w:hint="eastAsia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C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hint="eastAsia"/>
                <w:sz w:val="21"/>
                <w:szCs w:val="21"/>
              </w:rPr>
              <w:t>在一个函数内部定义的变量，到另一个函数中不能引用</w:t>
            </w:r>
          </w:p>
          <w:p w14:paraId="5569903E" w14:textId="77777777" w:rsidR="007547F3" w:rsidRDefault="00000000">
            <w:pPr>
              <w:pStyle w:val="a6"/>
              <w:spacing w:line="300" w:lineRule="auto"/>
              <w:ind w:firstLine="0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D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hint="eastAsia"/>
                <w:sz w:val="21"/>
                <w:szCs w:val="21"/>
              </w:rPr>
              <w:t>调用函数时，按参数名称传递的参数，要按照定义顺序进行传递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 xml:space="preserve">                </w:t>
            </w:r>
          </w:p>
          <w:p w14:paraId="4DCF77A9" w14:textId="77777777" w:rsidR="007547F3" w:rsidRDefault="00000000">
            <w:pPr>
              <w:pStyle w:val="a6"/>
              <w:spacing w:line="300" w:lineRule="auto"/>
              <w:ind w:firstLineChars="379" w:firstLine="796"/>
              <w:rPr>
                <w:rFonts w:ascii="宋体" w:hAnsi="宋体" w:hint="eastAsia"/>
                <w:kern w:val="2"/>
                <w:sz w:val="21"/>
                <w:szCs w:val="21"/>
              </w:rPr>
            </w:pP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 xml:space="preserve">                   </w:t>
            </w:r>
          </w:p>
          <w:p w14:paraId="2B2E5FC5" w14:textId="77777777" w:rsidR="007547F3" w:rsidRDefault="00000000">
            <w:pPr>
              <w:pStyle w:val="a6"/>
              <w:spacing w:line="300" w:lineRule="auto"/>
              <w:ind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  <w:r>
              <w:rPr>
                <w:rFonts w:hint="eastAsia"/>
                <w:sz w:val="21"/>
                <w:szCs w:val="21"/>
              </w:rPr>
              <w:t>、关于</w:t>
            </w:r>
            <w:r>
              <w:rPr>
                <w:rFonts w:hint="eastAsia"/>
                <w:sz w:val="21"/>
                <w:szCs w:val="21"/>
              </w:rPr>
              <w:t>Python</w:t>
            </w:r>
            <w:r>
              <w:rPr>
                <w:rFonts w:hint="eastAsia"/>
                <w:sz w:val="21"/>
                <w:szCs w:val="21"/>
              </w:rPr>
              <w:t>全局变量和局部变量，以下选项描述错误的是</w:t>
            </w:r>
            <w:r>
              <w:rPr>
                <w:rFonts w:ascii="宋体" w:hAnsi="宋体" w:hint="eastAsia"/>
                <w:sz w:val="21"/>
                <w:szCs w:val="21"/>
              </w:rPr>
              <w:t>（）</w:t>
            </w:r>
            <w:r>
              <w:rPr>
                <w:rFonts w:hint="eastAsia"/>
                <w:sz w:val="21"/>
                <w:szCs w:val="21"/>
              </w:rPr>
              <w:t>‬</w:t>
            </w:r>
            <w:r>
              <w:rPr>
                <w:rFonts w:hint="eastAsia"/>
                <w:sz w:val="21"/>
                <w:szCs w:val="21"/>
              </w:rPr>
              <w:t>‬</w:t>
            </w:r>
          </w:p>
          <w:p w14:paraId="2D1CC616" w14:textId="77777777" w:rsidR="007547F3" w:rsidRDefault="00000000">
            <w:pPr>
              <w:pStyle w:val="a6"/>
              <w:spacing w:line="300" w:lineRule="auto"/>
              <w:ind w:firstLine="0"/>
              <w:rPr>
                <w:rFonts w:hint="eastAsia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A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hint="eastAsia"/>
                <w:sz w:val="21"/>
                <w:szCs w:val="21"/>
              </w:rPr>
              <w:t>程序中的变量包含两类：全局变量和局部变量</w:t>
            </w:r>
          </w:p>
          <w:p w14:paraId="43E7F257" w14:textId="77777777" w:rsidR="007547F3" w:rsidRDefault="00000000">
            <w:pPr>
              <w:pStyle w:val="a6"/>
              <w:spacing w:line="300" w:lineRule="auto"/>
              <w:ind w:firstLine="0"/>
              <w:rPr>
                <w:rFonts w:hint="eastAsia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B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hint="eastAsia"/>
                <w:sz w:val="21"/>
                <w:szCs w:val="21"/>
              </w:rPr>
              <w:t>函数内部使用各种全局变量，都要用</w:t>
            </w:r>
            <w:r>
              <w:rPr>
                <w:rFonts w:hint="eastAsia"/>
                <w:sz w:val="21"/>
                <w:szCs w:val="21"/>
              </w:rPr>
              <w:t>global</w:t>
            </w:r>
            <w:r>
              <w:rPr>
                <w:rFonts w:hint="eastAsia"/>
                <w:sz w:val="21"/>
                <w:szCs w:val="21"/>
              </w:rPr>
              <w:t>语句声明</w:t>
            </w:r>
          </w:p>
          <w:p w14:paraId="3448BDDC" w14:textId="77777777" w:rsidR="007547F3" w:rsidRDefault="00000000">
            <w:pPr>
              <w:pStyle w:val="a6"/>
              <w:spacing w:line="300" w:lineRule="auto"/>
              <w:ind w:firstLine="0"/>
              <w:rPr>
                <w:rFonts w:hint="eastAsia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C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hint="eastAsia"/>
                <w:sz w:val="21"/>
                <w:szCs w:val="21"/>
              </w:rPr>
              <w:t>不是在程序最开头定义的全局变量，不是全过程均有效</w:t>
            </w:r>
          </w:p>
          <w:p w14:paraId="65A87AFC" w14:textId="77777777" w:rsidR="007547F3" w:rsidRDefault="00000000">
            <w:pPr>
              <w:pStyle w:val="a6"/>
              <w:spacing w:line="300" w:lineRule="auto"/>
              <w:ind w:firstLine="0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D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hint="eastAsia"/>
                <w:sz w:val="21"/>
                <w:szCs w:val="21"/>
              </w:rPr>
              <w:t>局部变量的作用域在函数体内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 xml:space="preserve">                </w:t>
            </w:r>
          </w:p>
          <w:p w14:paraId="0B82FC21" w14:textId="77777777" w:rsidR="007547F3" w:rsidRDefault="00000000">
            <w:pPr>
              <w:pStyle w:val="a6"/>
              <w:spacing w:line="300" w:lineRule="auto"/>
              <w:ind w:firstLineChars="379" w:firstLine="796"/>
              <w:rPr>
                <w:rFonts w:ascii="宋体" w:hAnsi="宋体" w:hint="eastAsia"/>
                <w:kern w:val="2"/>
                <w:sz w:val="21"/>
                <w:szCs w:val="21"/>
              </w:rPr>
            </w:pP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 xml:space="preserve">                   </w:t>
            </w:r>
          </w:p>
          <w:p w14:paraId="3B0F24A7" w14:textId="77777777" w:rsidR="007547F3" w:rsidRDefault="00000000">
            <w:pPr>
              <w:pStyle w:val="a6"/>
              <w:spacing w:line="300" w:lineRule="auto"/>
              <w:ind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  <w:r>
              <w:rPr>
                <w:rFonts w:hint="eastAsia"/>
                <w:sz w:val="21"/>
                <w:szCs w:val="21"/>
              </w:rPr>
              <w:t>、以下程序的输出结果是</w:t>
            </w:r>
            <w:r>
              <w:rPr>
                <w:rFonts w:ascii="宋体" w:hAnsi="宋体" w:hint="eastAsia"/>
                <w:sz w:val="21"/>
                <w:szCs w:val="21"/>
              </w:rPr>
              <w:t>（）</w:t>
            </w:r>
          </w:p>
          <w:p w14:paraId="4EFDEA04" w14:textId="77777777" w:rsidR="007547F3" w:rsidRDefault="00000000">
            <w:pPr>
              <w:pStyle w:val="a6"/>
              <w:spacing w:line="300" w:lineRule="auto"/>
              <w:ind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&gt;&gt;&gt; x ={}</w:t>
            </w:r>
          </w:p>
          <w:p w14:paraId="7E078300" w14:textId="77777777" w:rsidR="007547F3" w:rsidRDefault="00000000">
            <w:pPr>
              <w:pStyle w:val="a6"/>
              <w:spacing w:line="300" w:lineRule="auto"/>
              <w:ind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&gt;&gt;&gt; type(x)</w:t>
            </w:r>
          </w:p>
          <w:p w14:paraId="01399841" w14:textId="77777777" w:rsidR="007547F3" w:rsidRDefault="00000000">
            <w:pPr>
              <w:pStyle w:val="a6"/>
              <w:spacing w:line="300" w:lineRule="auto"/>
              <w:ind w:firstLineChars="200" w:firstLine="420"/>
              <w:rPr>
                <w:rFonts w:hint="eastAsia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A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hint="eastAsia"/>
                <w:sz w:val="21"/>
                <w:szCs w:val="21"/>
              </w:rPr>
              <w:t xml:space="preserve">&lt;class 'list'&gt;               </w:t>
            </w:r>
            <w:r>
              <w:rPr>
                <w:rFonts w:ascii="宋体" w:hAnsi="宋体" w:hint="eastAsia"/>
                <w:kern w:val="2"/>
                <w:sz w:val="21"/>
                <w:szCs w:val="21"/>
              </w:rPr>
              <w:t>B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hint="eastAsia"/>
                <w:sz w:val="21"/>
                <w:szCs w:val="21"/>
              </w:rPr>
              <w:t>&lt;class 'tuple'&gt;</w:t>
            </w:r>
          </w:p>
          <w:p w14:paraId="1992B5D4" w14:textId="77777777" w:rsidR="007547F3" w:rsidRDefault="00000000">
            <w:pPr>
              <w:pStyle w:val="a6"/>
              <w:spacing w:line="300" w:lineRule="auto"/>
              <w:ind w:firstLineChars="200" w:firstLine="420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C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hint="eastAsia"/>
                <w:sz w:val="21"/>
                <w:szCs w:val="21"/>
              </w:rPr>
              <w:t xml:space="preserve">&lt;class 'dict'&gt;               </w:t>
            </w:r>
            <w:r>
              <w:rPr>
                <w:rFonts w:ascii="宋体" w:hAnsi="宋体" w:hint="eastAsia"/>
                <w:kern w:val="2"/>
                <w:sz w:val="21"/>
                <w:szCs w:val="21"/>
              </w:rPr>
              <w:t>D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hint="eastAsia"/>
                <w:sz w:val="21"/>
                <w:szCs w:val="21"/>
              </w:rPr>
              <w:t>&lt;class 'set'&gt;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 xml:space="preserve">                </w:t>
            </w:r>
          </w:p>
          <w:p w14:paraId="2C56530B" w14:textId="77777777" w:rsidR="007547F3" w:rsidRDefault="00000000">
            <w:pPr>
              <w:pStyle w:val="a6"/>
              <w:spacing w:line="300" w:lineRule="auto"/>
              <w:ind w:firstLineChars="379" w:firstLine="796"/>
              <w:rPr>
                <w:rFonts w:ascii="宋体" w:hAnsi="宋体" w:hint="eastAsia"/>
                <w:kern w:val="2"/>
                <w:sz w:val="21"/>
                <w:szCs w:val="21"/>
              </w:rPr>
            </w:pP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 xml:space="preserve">                   </w:t>
            </w:r>
          </w:p>
          <w:p w14:paraId="06BCA7DA" w14:textId="77777777" w:rsidR="007547F3" w:rsidRDefault="00000000">
            <w:pPr>
              <w:pStyle w:val="a6"/>
              <w:numPr>
                <w:ilvl w:val="0"/>
                <w:numId w:val="3"/>
              </w:numPr>
              <w:spacing w:line="300" w:lineRule="auto"/>
              <w:ind w:firstLine="0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关于</w:t>
            </w:r>
            <w:r>
              <w:rPr>
                <w:rFonts w:hint="eastAsia"/>
                <w:sz w:val="21"/>
                <w:szCs w:val="21"/>
              </w:rPr>
              <w:t>Python</w:t>
            </w:r>
            <w:r>
              <w:rPr>
                <w:rFonts w:hint="eastAsia"/>
                <w:sz w:val="21"/>
                <w:szCs w:val="21"/>
              </w:rPr>
              <w:t>组合数据类型，以下选项描述错误的是</w:t>
            </w:r>
            <w:r>
              <w:rPr>
                <w:rFonts w:ascii="宋体" w:hAnsi="宋体" w:hint="eastAsia"/>
                <w:sz w:val="21"/>
                <w:szCs w:val="21"/>
              </w:rPr>
              <w:t>（）</w:t>
            </w:r>
          </w:p>
          <w:p w14:paraId="0E7FFFAC" w14:textId="77777777" w:rsidR="007547F3" w:rsidRDefault="00000000">
            <w:pPr>
              <w:pStyle w:val="a6"/>
              <w:spacing w:line="300" w:lineRule="auto"/>
              <w:ind w:firstLine="0"/>
              <w:rPr>
                <w:rFonts w:hint="eastAsia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A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hint="eastAsia"/>
                <w:sz w:val="21"/>
                <w:szCs w:val="21"/>
              </w:rPr>
              <w:t>组合数据类型可以分为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类：序列类型、集合类型和映射类型</w:t>
            </w:r>
          </w:p>
          <w:p w14:paraId="5F801E6B" w14:textId="77777777" w:rsidR="007547F3" w:rsidRDefault="00000000">
            <w:pPr>
              <w:pStyle w:val="a6"/>
              <w:spacing w:line="300" w:lineRule="auto"/>
              <w:ind w:firstLine="0"/>
              <w:rPr>
                <w:rFonts w:hint="eastAsia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B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hint="eastAsia"/>
                <w:sz w:val="21"/>
                <w:szCs w:val="21"/>
              </w:rPr>
              <w:t>Python</w:t>
            </w:r>
            <w:r>
              <w:rPr>
                <w:rFonts w:hint="eastAsia"/>
                <w:sz w:val="21"/>
                <w:szCs w:val="21"/>
              </w:rPr>
              <w:t>组合数据类型能够将多个数据组织起来，通过单一的表示使数据操作更有序、更容易理解</w:t>
            </w:r>
          </w:p>
          <w:p w14:paraId="511BE884" w14:textId="77777777" w:rsidR="007547F3" w:rsidRDefault="00000000">
            <w:pPr>
              <w:pStyle w:val="a6"/>
              <w:spacing w:line="300" w:lineRule="auto"/>
              <w:ind w:firstLine="0"/>
              <w:rPr>
                <w:rFonts w:hint="eastAsia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C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hint="eastAsia"/>
                <w:sz w:val="21"/>
                <w:szCs w:val="21"/>
              </w:rPr>
              <w:t>Python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str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tuple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list</w:t>
            </w:r>
            <w:r>
              <w:rPr>
                <w:rFonts w:hint="eastAsia"/>
                <w:sz w:val="21"/>
                <w:szCs w:val="21"/>
              </w:rPr>
              <w:t>类型都属于序列类型</w:t>
            </w:r>
          </w:p>
          <w:p w14:paraId="36B3F8DB" w14:textId="77777777" w:rsidR="007547F3" w:rsidRDefault="00000000">
            <w:pPr>
              <w:pStyle w:val="a6"/>
              <w:spacing w:line="300" w:lineRule="auto"/>
              <w:ind w:firstLine="0"/>
              <w:rPr>
                <w:rFonts w:hint="eastAsia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D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hint="eastAsia"/>
                <w:sz w:val="21"/>
                <w:szCs w:val="21"/>
              </w:rPr>
              <w:t>序列类型是二维元素向量，元素之间存在先后关系，通过序号访问</w:t>
            </w:r>
          </w:p>
          <w:p w14:paraId="315EA86D" w14:textId="77777777" w:rsidR="007547F3" w:rsidRDefault="007547F3">
            <w:pPr>
              <w:pStyle w:val="a6"/>
              <w:spacing w:line="300" w:lineRule="auto"/>
              <w:ind w:firstLine="0"/>
              <w:rPr>
                <w:rFonts w:hint="eastAsia"/>
                <w:sz w:val="21"/>
                <w:szCs w:val="21"/>
              </w:rPr>
            </w:pPr>
          </w:p>
          <w:p w14:paraId="17702049" w14:textId="77777777" w:rsidR="007547F3" w:rsidRDefault="00000000">
            <w:pPr>
              <w:pStyle w:val="a6"/>
              <w:numPr>
                <w:ilvl w:val="0"/>
                <w:numId w:val="4"/>
              </w:numPr>
              <w:spacing w:line="300" w:lineRule="auto"/>
              <w:ind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以下关于</w:t>
            </w:r>
            <w:r>
              <w:rPr>
                <w:rFonts w:hint="eastAsia"/>
                <w:sz w:val="21"/>
                <w:szCs w:val="21"/>
              </w:rPr>
              <w:t>Python</w:t>
            </w:r>
            <w:r>
              <w:rPr>
                <w:rFonts w:hint="eastAsia"/>
                <w:sz w:val="21"/>
                <w:szCs w:val="21"/>
              </w:rPr>
              <w:t>二维数据的描述中，错误的是</w:t>
            </w:r>
            <w:r>
              <w:rPr>
                <w:rFonts w:ascii="宋体" w:hAnsi="宋体" w:hint="eastAsia"/>
                <w:sz w:val="21"/>
                <w:szCs w:val="21"/>
              </w:rPr>
              <w:t>（）</w:t>
            </w:r>
          </w:p>
          <w:p w14:paraId="43935D52" w14:textId="77777777" w:rsidR="007547F3" w:rsidRDefault="00000000">
            <w:pPr>
              <w:pStyle w:val="a6"/>
              <w:spacing w:line="300" w:lineRule="auto"/>
              <w:ind w:firstLine="0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‬</w:t>
            </w:r>
            <w:r>
              <w:rPr>
                <w:rFonts w:ascii="宋体" w:hAnsi="宋体" w:hint="eastAsia"/>
                <w:kern w:val="2"/>
                <w:sz w:val="21"/>
                <w:szCs w:val="21"/>
              </w:rPr>
              <w:t>A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CSV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格式每行表示一个一维数据，用英文半角逗号分隔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,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多行表示二维数据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 xml:space="preserve">            </w:t>
            </w:r>
          </w:p>
          <w:p w14:paraId="076FF39A" w14:textId="77777777" w:rsidR="007547F3" w:rsidRDefault="00000000">
            <w:pPr>
              <w:pStyle w:val="a6"/>
              <w:spacing w:line="300" w:lineRule="auto"/>
              <w:ind w:firstLine="0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B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．二维数据由多条一维数据构成，可以看作一维数据的组合形式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 xml:space="preserve">    </w:t>
            </w:r>
          </w:p>
          <w:p w14:paraId="6CE10221" w14:textId="77777777" w:rsidR="007547F3" w:rsidRDefault="00000000">
            <w:pPr>
              <w:pStyle w:val="a6"/>
              <w:spacing w:line="300" w:lineRule="auto"/>
              <w:ind w:firstLine="0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C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．二维数据，对应于数学中的序列和集合等概念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 xml:space="preserve">                   </w:t>
            </w:r>
          </w:p>
          <w:p w14:paraId="0F1BAC1E" w14:textId="77777777" w:rsidR="007547F3" w:rsidRDefault="00000000">
            <w:pPr>
              <w:pStyle w:val="a6"/>
              <w:spacing w:line="300" w:lineRule="auto"/>
              <w:ind w:firstLine="0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D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．表格数据属于二维数据，由整数索引的数据构成</w:t>
            </w:r>
          </w:p>
          <w:p w14:paraId="33A6C5C1" w14:textId="77777777" w:rsidR="007547F3" w:rsidRDefault="007547F3">
            <w:pPr>
              <w:pStyle w:val="a6"/>
              <w:spacing w:line="300" w:lineRule="auto"/>
              <w:ind w:firstLine="0"/>
              <w:rPr>
                <w:rFonts w:ascii="Times New Roman" w:hAnsi="Times New Roman"/>
                <w:kern w:val="2"/>
                <w:sz w:val="21"/>
                <w:szCs w:val="21"/>
              </w:rPr>
            </w:pPr>
          </w:p>
          <w:p w14:paraId="1FFD4233" w14:textId="77777777" w:rsidR="007547F3" w:rsidRDefault="00000000">
            <w:pPr>
              <w:pStyle w:val="a6"/>
              <w:numPr>
                <w:ilvl w:val="0"/>
                <w:numId w:val="4"/>
              </w:numPr>
              <w:spacing w:line="300" w:lineRule="auto"/>
              <w:ind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以下不是</w:t>
            </w:r>
            <w:r>
              <w:rPr>
                <w:rFonts w:hint="eastAsia"/>
                <w:sz w:val="21"/>
                <w:szCs w:val="21"/>
              </w:rPr>
              <w:t>Python</w:t>
            </w:r>
            <w:r>
              <w:rPr>
                <w:rFonts w:hint="eastAsia"/>
                <w:sz w:val="21"/>
                <w:szCs w:val="21"/>
              </w:rPr>
              <w:t>文件读写方法的是</w:t>
            </w:r>
            <w:r>
              <w:rPr>
                <w:rFonts w:ascii="宋体" w:hAnsi="宋体" w:hint="eastAsia"/>
                <w:sz w:val="21"/>
                <w:szCs w:val="21"/>
              </w:rPr>
              <w:t>（）</w:t>
            </w:r>
          </w:p>
          <w:p w14:paraId="51E16423" w14:textId="77777777" w:rsidR="007547F3" w:rsidRDefault="00000000">
            <w:pPr>
              <w:pStyle w:val="a6"/>
              <w:spacing w:line="300" w:lineRule="auto"/>
              <w:ind w:firstLineChars="400" w:firstLine="840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A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 xml:space="preserve">read()                      </w:t>
            </w:r>
            <w:r>
              <w:rPr>
                <w:rFonts w:ascii="宋体" w:hAnsi="宋体" w:hint="eastAsia"/>
                <w:kern w:val="2"/>
                <w:sz w:val="21"/>
                <w:szCs w:val="21"/>
              </w:rPr>
              <w:t>B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 xml:space="preserve">readlines()    </w:t>
            </w:r>
          </w:p>
          <w:p w14:paraId="4ECB62BD" w14:textId="77777777" w:rsidR="007547F3" w:rsidRDefault="00000000">
            <w:pPr>
              <w:pStyle w:val="a6"/>
              <w:spacing w:line="300" w:lineRule="auto"/>
              <w:ind w:firstLineChars="379" w:firstLine="796"/>
              <w:rPr>
                <w:rFonts w:ascii="宋体" w:hAnsi="宋体" w:hint="eastAsia"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C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 xml:space="preserve">readline()                   </w:t>
            </w:r>
            <w:r>
              <w:rPr>
                <w:rFonts w:ascii="宋体" w:hAnsi="宋体" w:hint="eastAsia"/>
                <w:kern w:val="2"/>
                <w:sz w:val="21"/>
                <w:szCs w:val="21"/>
              </w:rPr>
              <w:t>D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writeline()</w:t>
            </w:r>
          </w:p>
          <w:p w14:paraId="6B97C632" w14:textId="77777777" w:rsidR="007547F3" w:rsidRDefault="007547F3">
            <w:pPr>
              <w:pStyle w:val="a6"/>
              <w:spacing w:line="300" w:lineRule="auto"/>
              <w:ind w:firstLine="0"/>
              <w:rPr>
                <w:rFonts w:hint="eastAsia"/>
                <w:sz w:val="21"/>
                <w:szCs w:val="21"/>
              </w:rPr>
            </w:pPr>
          </w:p>
          <w:p w14:paraId="389B6EB1" w14:textId="77777777" w:rsidR="007547F3" w:rsidRDefault="00000000">
            <w:pPr>
              <w:pStyle w:val="a6"/>
              <w:spacing w:line="300" w:lineRule="auto"/>
              <w:ind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17</w:t>
            </w:r>
            <w:r>
              <w:rPr>
                <w:rFonts w:hint="eastAsia"/>
                <w:sz w:val="21"/>
                <w:szCs w:val="21"/>
              </w:rPr>
              <w:t>、二维列表</w:t>
            </w:r>
            <w:r>
              <w:rPr>
                <w:rFonts w:hint="eastAsia"/>
                <w:sz w:val="21"/>
                <w:szCs w:val="21"/>
              </w:rPr>
              <w:t>ls=[[9,8],[7,6],[5,4],[3,2],[1,0]]</w:t>
            </w:r>
            <w:r>
              <w:rPr>
                <w:rFonts w:hint="eastAsia"/>
                <w:sz w:val="21"/>
                <w:szCs w:val="21"/>
              </w:rPr>
              <w:t>，能够获得数字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的选项是</w:t>
            </w:r>
            <w:r>
              <w:rPr>
                <w:rFonts w:ascii="宋体" w:hAnsi="宋体" w:hint="eastAsia"/>
                <w:sz w:val="21"/>
                <w:szCs w:val="21"/>
              </w:rPr>
              <w:t>（）</w:t>
            </w:r>
          </w:p>
          <w:p w14:paraId="3DF23FF6" w14:textId="77777777" w:rsidR="007547F3" w:rsidRDefault="00000000">
            <w:pPr>
              <w:pStyle w:val="a6"/>
              <w:spacing w:line="300" w:lineRule="auto"/>
              <w:ind w:firstLineChars="400" w:firstLine="840"/>
              <w:rPr>
                <w:rFonts w:hint="eastAsia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A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hint="eastAsia"/>
                <w:sz w:val="21"/>
                <w:szCs w:val="21"/>
              </w:rPr>
              <w:t xml:space="preserve">ls[-3][-1]                    </w:t>
            </w:r>
            <w:r>
              <w:rPr>
                <w:rFonts w:ascii="宋体" w:hAnsi="宋体" w:hint="eastAsia"/>
                <w:kern w:val="2"/>
                <w:sz w:val="21"/>
                <w:szCs w:val="21"/>
              </w:rPr>
              <w:t>B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hint="eastAsia"/>
                <w:sz w:val="21"/>
                <w:szCs w:val="21"/>
              </w:rPr>
              <w:t>ls[3][2]</w:t>
            </w:r>
          </w:p>
          <w:p w14:paraId="118C9B09" w14:textId="77777777" w:rsidR="007547F3" w:rsidRDefault="00000000">
            <w:pPr>
              <w:pStyle w:val="a6"/>
              <w:spacing w:line="300" w:lineRule="auto"/>
              <w:ind w:firstLineChars="400" w:firstLine="840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C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hint="eastAsia"/>
                <w:sz w:val="21"/>
                <w:szCs w:val="21"/>
              </w:rPr>
              <w:t xml:space="preserve">ls[2][2]                      </w:t>
            </w:r>
            <w:r>
              <w:rPr>
                <w:rFonts w:ascii="宋体" w:hAnsi="宋体" w:hint="eastAsia"/>
                <w:kern w:val="2"/>
                <w:sz w:val="21"/>
                <w:szCs w:val="21"/>
              </w:rPr>
              <w:t>D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hint="eastAsia"/>
                <w:sz w:val="21"/>
                <w:szCs w:val="21"/>
              </w:rPr>
              <w:t>ls[-2][0]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 xml:space="preserve">                </w:t>
            </w:r>
          </w:p>
          <w:p w14:paraId="5A245380" w14:textId="77777777" w:rsidR="007547F3" w:rsidRDefault="00000000">
            <w:pPr>
              <w:pStyle w:val="a6"/>
              <w:spacing w:line="300" w:lineRule="auto"/>
              <w:ind w:firstLineChars="379" w:firstLine="796"/>
              <w:rPr>
                <w:rFonts w:ascii="宋体" w:hAnsi="宋体" w:hint="eastAsia"/>
                <w:kern w:val="2"/>
                <w:sz w:val="21"/>
                <w:szCs w:val="21"/>
              </w:rPr>
            </w:pP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 xml:space="preserve">                   </w:t>
            </w:r>
          </w:p>
          <w:p w14:paraId="3EA44E49" w14:textId="77777777" w:rsidR="007547F3" w:rsidRDefault="00000000">
            <w:pPr>
              <w:pStyle w:val="a6"/>
              <w:spacing w:line="300" w:lineRule="auto"/>
              <w:ind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18</w:t>
            </w:r>
            <w:r>
              <w:rPr>
                <w:rFonts w:hint="eastAsia"/>
                <w:sz w:val="21"/>
                <w:szCs w:val="21"/>
              </w:rPr>
              <w:t>、以下属于</w:t>
            </w:r>
            <w:r>
              <w:rPr>
                <w:rFonts w:hint="eastAsia"/>
                <w:sz w:val="21"/>
                <w:szCs w:val="21"/>
              </w:rPr>
              <w:t>Python</w:t>
            </w:r>
            <w:r>
              <w:rPr>
                <w:rFonts w:hint="eastAsia"/>
                <w:sz w:val="21"/>
                <w:szCs w:val="21"/>
              </w:rPr>
              <w:t>网络爬虫方向的第三方库是</w:t>
            </w:r>
            <w:r>
              <w:rPr>
                <w:rFonts w:ascii="宋体" w:hAnsi="宋体" w:hint="eastAsia"/>
                <w:sz w:val="21"/>
                <w:szCs w:val="21"/>
              </w:rPr>
              <w:t>（）</w:t>
            </w:r>
          </w:p>
          <w:p w14:paraId="405C18DE" w14:textId="77777777" w:rsidR="007547F3" w:rsidRDefault="00000000">
            <w:pPr>
              <w:pStyle w:val="a6"/>
              <w:spacing w:line="300" w:lineRule="auto"/>
              <w:ind w:firstLineChars="400" w:firstLine="840"/>
              <w:rPr>
                <w:rFonts w:hint="eastAsia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A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hint="eastAsia"/>
                <w:sz w:val="21"/>
                <w:szCs w:val="21"/>
              </w:rPr>
              <w:t xml:space="preserve">Requests                     </w:t>
            </w:r>
            <w:r>
              <w:rPr>
                <w:rFonts w:ascii="宋体" w:hAnsi="宋体" w:hint="eastAsia"/>
                <w:kern w:val="2"/>
                <w:sz w:val="21"/>
                <w:szCs w:val="21"/>
              </w:rPr>
              <w:t>B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hint="eastAsia"/>
                <w:sz w:val="21"/>
                <w:szCs w:val="21"/>
              </w:rPr>
              <w:t>mycli</w:t>
            </w:r>
          </w:p>
          <w:p w14:paraId="2832C807" w14:textId="77777777" w:rsidR="007547F3" w:rsidRDefault="00000000">
            <w:pPr>
              <w:pStyle w:val="a6"/>
              <w:spacing w:line="300" w:lineRule="auto"/>
              <w:ind w:firstLineChars="400" w:firstLine="840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C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hint="eastAsia"/>
                <w:sz w:val="21"/>
                <w:szCs w:val="21"/>
              </w:rPr>
              <w:t xml:space="preserve">python-prompt-toolkit          </w:t>
            </w:r>
            <w:r>
              <w:rPr>
                <w:rFonts w:ascii="宋体" w:hAnsi="宋体" w:hint="eastAsia"/>
                <w:kern w:val="2"/>
                <w:sz w:val="21"/>
                <w:szCs w:val="21"/>
              </w:rPr>
              <w:t>D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hint="eastAsia"/>
                <w:sz w:val="21"/>
                <w:szCs w:val="21"/>
              </w:rPr>
              <w:t>wordcloud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 xml:space="preserve">  </w:t>
            </w:r>
          </w:p>
          <w:p w14:paraId="3F30840B" w14:textId="77777777" w:rsidR="007547F3" w:rsidRDefault="00000000">
            <w:pPr>
              <w:pStyle w:val="a6"/>
              <w:spacing w:line="300" w:lineRule="auto"/>
              <w:ind w:firstLineChars="400" w:firstLine="840"/>
              <w:rPr>
                <w:rFonts w:ascii="宋体" w:hAnsi="宋体" w:hint="eastAsia"/>
                <w:kern w:val="2"/>
                <w:sz w:val="21"/>
                <w:szCs w:val="21"/>
              </w:rPr>
            </w:pP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 xml:space="preserve">    </w:t>
            </w:r>
          </w:p>
          <w:p w14:paraId="4346691F" w14:textId="77777777" w:rsidR="007547F3" w:rsidRDefault="00000000">
            <w:pPr>
              <w:pStyle w:val="a6"/>
              <w:spacing w:line="300" w:lineRule="auto"/>
              <w:ind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19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random</w:t>
            </w:r>
            <w:r>
              <w:rPr>
                <w:rFonts w:hint="eastAsia"/>
                <w:sz w:val="21"/>
                <w:szCs w:val="21"/>
              </w:rPr>
              <w:t>库采用的随机数生成算法是</w:t>
            </w:r>
            <w:r>
              <w:rPr>
                <w:rFonts w:ascii="宋体" w:hAnsi="宋体" w:hint="eastAsia"/>
                <w:sz w:val="21"/>
                <w:szCs w:val="21"/>
              </w:rPr>
              <w:t>（）</w:t>
            </w:r>
            <w:r>
              <w:rPr>
                <w:rFonts w:hint="eastAsia"/>
                <w:sz w:val="21"/>
                <w:szCs w:val="21"/>
              </w:rPr>
              <w:t>‬</w:t>
            </w:r>
          </w:p>
          <w:p w14:paraId="7F3B9CE7" w14:textId="77777777" w:rsidR="007547F3" w:rsidRDefault="00000000">
            <w:pPr>
              <w:pStyle w:val="a6"/>
              <w:spacing w:line="300" w:lineRule="auto"/>
              <w:ind w:firstLine="0"/>
              <w:rPr>
                <w:rFonts w:hint="eastAsia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A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hint="eastAsia"/>
                <w:sz w:val="21"/>
                <w:szCs w:val="21"/>
              </w:rPr>
              <w:t>线性同余法</w:t>
            </w:r>
          </w:p>
          <w:p w14:paraId="2CFF5789" w14:textId="77777777" w:rsidR="007547F3" w:rsidRDefault="00000000">
            <w:pPr>
              <w:pStyle w:val="a6"/>
              <w:spacing w:line="300" w:lineRule="auto"/>
              <w:ind w:firstLine="0"/>
              <w:rPr>
                <w:rFonts w:hint="eastAsia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B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hint="eastAsia"/>
                <w:sz w:val="21"/>
                <w:szCs w:val="21"/>
              </w:rPr>
              <w:t>梅森旋转算法</w:t>
            </w:r>
          </w:p>
          <w:p w14:paraId="5ACDE1EF" w14:textId="77777777" w:rsidR="007547F3" w:rsidRDefault="00000000">
            <w:pPr>
              <w:pStyle w:val="a6"/>
              <w:spacing w:line="300" w:lineRule="auto"/>
              <w:ind w:firstLine="0"/>
              <w:rPr>
                <w:rFonts w:hint="eastAsia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C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hint="eastAsia"/>
                <w:sz w:val="21"/>
                <w:szCs w:val="21"/>
              </w:rPr>
              <w:t>蒙特卡洛方法</w:t>
            </w:r>
          </w:p>
          <w:p w14:paraId="27616C63" w14:textId="77777777" w:rsidR="007547F3" w:rsidRDefault="00000000">
            <w:pPr>
              <w:pStyle w:val="a6"/>
              <w:spacing w:line="300" w:lineRule="auto"/>
              <w:ind w:firstLine="0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D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hint="eastAsia"/>
                <w:sz w:val="21"/>
                <w:szCs w:val="21"/>
              </w:rPr>
              <w:t>平方取中法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 xml:space="preserve">                </w:t>
            </w:r>
          </w:p>
          <w:p w14:paraId="5F87CE48" w14:textId="77777777" w:rsidR="007547F3" w:rsidRDefault="00000000">
            <w:pPr>
              <w:pStyle w:val="a6"/>
              <w:spacing w:line="300" w:lineRule="auto"/>
              <w:ind w:firstLineChars="379" w:firstLine="796"/>
              <w:rPr>
                <w:rFonts w:ascii="宋体" w:hAnsi="宋体" w:hint="eastAsia"/>
                <w:kern w:val="2"/>
                <w:sz w:val="21"/>
                <w:szCs w:val="21"/>
              </w:rPr>
            </w:pP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 xml:space="preserve">                   </w:t>
            </w:r>
          </w:p>
          <w:p w14:paraId="78018276" w14:textId="77777777" w:rsidR="007547F3" w:rsidRDefault="00000000">
            <w:pPr>
              <w:pStyle w:val="a6"/>
              <w:spacing w:line="300" w:lineRule="auto"/>
              <w:ind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、以下关于</w:t>
            </w:r>
            <w:r>
              <w:rPr>
                <w:rFonts w:hint="eastAsia"/>
                <w:sz w:val="21"/>
                <w:szCs w:val="21"/>
              </w:rPr>
              <w:t>turtle</w:t>
            </w:r>
            <w:r>
              <w:rPr>
                <w:rFonts w:hint="eastAsia"/>
                <w:sz w:val="21"/>
                <w:szCs w:val="21"/>
              </w:rPr>
              <w:t>库的描述，错误的是</w:t>
            </w:r>
            <w:r>
              <w:rPr>
                <w:rFonts w:ascii="宋体" w:hAnsi="宋体" w:hint="eastAsia"/>
                <w:sz w:val="21"/>
                <w:szCs w:val="21"/>
              </w:rPr>
              <w:t>（）</w:t>
            </w:r>
          </w:p>
          <w:p w14:paraId="6CF6CEB1" w14:textId="77777777" w:rsidR="007547F3" w:rsidRDefault="00000000">
            <w:pPr>
              <w:pStyle w:val="a6"/>
              <w:spacing w:line="300" w:lineRule="auto"/>
              <w:ind w:firstLine="0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A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．在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import turtle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之后，可以用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turtle.circle()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语句画一个圆圈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 xml:space="preserve">            </w:t>
            </w:r>
          </w:p>
          <w:p w14:paraId="536456CF" w14:textId="77777777" w:rsidR="007547F3" w:rsidRDefault="00000000">
            <w:pPr>
              <w:pStyle w:val="a6"/>
              <w:spacing w:line="300" w:lineRule="auto"/>
              <w:ind w:firstLine="0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B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．可以用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import turtle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来导入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turtle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库函数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 xml:space="preserve">    </w:t>
            </w:r>
          </w:p>
          <w:p w14:paraId="4B631C70" w14:textId="77777777" w:rsidR="007547F3" w:rsidRDefault="00000000">
            <w:pPr>
              <w:pStyle w:val="a6"/>
              <w:spacing w:line="300" w:lineRule="auto"/>
              <w:ind w:firstLine="0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C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home()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函数设置当前画笔位置到原点，方向朝上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 xml:space="preserve">                   </w:t>
            </w:r>
          </w:p>
          <w:p w14:paraId="3446DB57" w14:textId="77777777" w:rsidR="007547F3" w:rsidRDefault="00000000">
            <w:pPr>
              <w:pStyle w:val="a6"/>
              <w:spacing w:line="300" w:lineRule="auto"/>
              <w:ind w:firstLine="0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宋体" w:hAnsi="宋体" w:hint="eastAsia"/>
                <w:kern w:val="2"/>
                <w:sz w:val="21"/>
                <w:szCs w:val="21"/>
              </w:rPr>
              <w:t>D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．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seth(x)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是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setheading(x)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函数的别名，让画笔旋转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x</w:t>
            </w: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角度</w:t>
            </w:r>
          </w:p>
          <w:p w14:paraId="1D596C9A" w14:textId="77777777" w:rsidR="007547F3" w:rsidRDefault="007547F3">
            <w:pPr>
              <w:pStyle w:val="a6"/>
              <w:spacing w:line="300" w:lineRule="auto"/>
              <w:ind w:firstLineChars="379" w:firstLine="796"/>
              <w:rPr>
                <w:rFonts w:ascii="Times New Roman" w:hAnsi="Times New Roman"/>
                <w:kern w:val="2"/>
                <w:sz w:val="21"/>
                <w:szCs w:val="21"/>
              </w:rPr>
            </w:pPr>
          </w:p>
          <w:p w14:paraId="0AA81B2D" w14:textId="77777777" w:rsidR="007547F3" w:rsidRDefault="00000000">
            <w:pPr>
              <w:spacing w:beforeLines="50" w:before="156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二、填空题</w:t>
            </w:r>
            <w:r>
              <w:rPr>
                <w:b/>
                <w:szCs w:val="21"/>
              </w:rPr>
              <w:t>（共</w:t>
            </w:r>
            <w:r>
              <w:rPr>
                <w:rFonts w:hint="eastAsia"/>
                <w:b/>
                <w:szCs w:val="21"/>
              </w:rPr>
              <w:t>3</w:t>
            </w:r>
            <w:r>
              <w:rPr>
                <w:b/>
                <w:szCs w:val="21"/>
              </w:rPr>
              <w:t>0</w:t>
            </w:r>
            <w:r>
              <w:rPr>
                <w:b/>
                <w:szCs w:val="21"/>
              </w:rPr>
              <w:t>分，</w:t>
            </w:r>
            <w:r>
              <w:rPr>
                <w:b/>
                <w:szCs w:val="21"/>
              </w:rPr>
              <w:t>10</w:t>
            </w:r>
            <w:r>
              <w:rPr>
                <w:rFonts w:hint="eastAsia"/>
                <w:b/>
                <w:szCs w:val="21"/>
              </w:rPr>
              <w:t>空</w:t>
            </w:r>
            <w:r>
              <w:rPr>
                <w:b/>
                <w:szCs w:val="21"/>
              </w:rPr>
              <w:t>，每</w:t>
            </w:r>
            <w:r>
              <w:rPr>
                <w:rFonts w:hint="eastAsia"/>
                <w:b/>
                <w:szCs w:val="21"/>
              </w:rPr>
              <w:t>空</w:t>
            </w:r>
            <w:r>
              <w:rPr>
                <w:rFonts w:hint="eastAsia"/>
                <w:b/>
                <w:szCs w:val="21"/>
              </w:rPr>
              <w:t>3</w:t>
            </w:r>
            <w:r>
              <w:rPr>
                <w:b/>
                <w:szCs w:val="21"/>
              </w:rPr>
              <w:t>分</w:t>
            </w:r>
            <w:r>
              <w:rPr>
                <w:rFonts w:hint="eastAsia"/>
                <w:b/>
                <w:szCs w:val="21"/>
              </w:rPr>
              <w:t>。将答案填写在题目后对应序号的长横线上</w:t>
            </w:r>
            <w:r>
              <w:rPr>
                <w:b/>
                <w:szCs w:val="21"/>
              </w:rPr>
              <w:t>）</w:t>
            </w:r>
          </w:p>
          <w:p w14:paraId="6E274EE8" w14:textId="77777777" w:rsidR="007547F3" w:rsidRDefault="00000000">
            <w:pPr>
              <w:rPr>
                <w:szCs w:val="21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szCs w:val="21"/>
              </w:rPr>
              <w:t>字符填充：</w:t>
            </w:r>
          </w:p>
          <w:p w14:paraId="750B1802" w14:textId="77777777" w:rsidR="007547F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根据提示信息，从</w:t>
            </w:r>
            <w:r>
              <w:rPr>
                <w:szCs w:val="21"/>
              </w:rPr>
              <w:t>键盘输入正整数</w:t>
            </w:r>
            <w:r>
              <w:rPr>
                <w:szCs w:val="21"/>
              </w:rPr>
              <w:t xml:space="preserve"> n</w:t>
            </w:r>
            <w:r>
              <w:rPr>
                <w:szCs w:val="21"/>
              </w:rPr>
              <w:t>，按要求把</w:t>
            </w:r>
            <w:r>
              <w:rPr>
                <w:szCs w:val="21"/>
              </w:rPr>
              <w:t xml:space="preserve"> n </w:t>
            </w:r>
            <w:r>
              <w:rPr>
                <w:szCs w:val="21"/>
              </w:rPr>
              <w:t>输出到屏幕，格式要求：宽度为</w:t>
            </w:r>
            <w:r>
              <w:rPr>
                <w:szCs w:val="21"/>
              </w:rPr>
              <w:t xml:space="preserve"> 25 </w:t>
            </w:r>
            <w:r>
              <w:rPr>
                <w:szCs w:val="21"/>
              </w:rPr>
              <w:t>个字符，等号字符</w:t>
            </w:r>
            <w:r>
              <w:rPr>
                <w:szCs w:val="21"/>
              </w:rPr>
              <w:t xml:space="preserve"> (=) </w:t>
            </w:r>
            <w:r>
              <w:rPr>
                <w:szCs w:val="21"/>
              </w:rPr>
              <w:t>填充，右对齐，带千位分隔符。如果输入正整数超过</w:t>
            </w:r>
            <w:r>
              <w:rPr>
                <w:szCs w:val="21"/>
              </w:rPr>
              <w:t xml:space="preserve"> 25 </w:t>
            </w:r>
            <w:r>
              <w:rPr>
                <w:szCs w:val="21"/>
              </w:rPr>
              <w:t>位，则按照真实长度输出。</w:t>
            </w:r>
          </w:p>
          <w:p w14:paraId="45A4FD23" w14:textId="77777777" w:rsidR="007547F3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s = </w:t>
            </w:r>
            <w:r>
              <w:rPr>
                <w:rFonts w:hint="eastAsia"/>
                <w:szCs w:val="21"/>
                <w:u w:val="single"/>
              </w:rPr>
              <w:t xml:space="preserve">                  </w:t>
            </w:r>
            <w:r>
              <w:rPr>
                <w:rFonts w:hint="eastAsia"/>
                <w:szCs w:val="21"/>
                <w:u w:val="single"/>
              </w:rPr>
              <w:t>（</w:t>
            </w:r>
            <w:r>
              <w:rPr>
                <w:rFonts w:hint="eastAsia"/>
                <w:szCs w:val="21"/>
                <w:u w:val="single"/>
              </w:rPr>
              <w:t>1</w:t>
            </w:r>
            <w:r>
              <w:rPr>
                <w:rFonts w:hint="eastAsia"/>
                <w:szCs w:val="21"/>
                <w:u w:val="single"/>
              </w:rPr>
              <w:t>）</w:t>
            </w:r>
          </w:p>
          <w:p w14:paraId="658FFDA8" w14:textId="77777777" w:rsidR="007547F3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print</w:t>
            </w:r>
            <w:r>
              <w:rPr>
                <w:rFonts w:hint="eastAsia"/>
                <w:szCs w:val="21"/>
                <w:u w:val="single"/>
              </w:rPr>
              <w:t xml:space="preserve">                  </w:t>
            </w:r>
            <w:r>
              <w:rPr>
                <w:rFonts w:hint="eastAsia"/>
                <w:szCs w:val="21"/>
                <w:u w:val="single"/>
              </w:rPr>
              <w:t>（</w:t>
            </w:r>
            <w:r>
              <w:rPr>
                <w:rFonts w:hint="eastAsia"/>
                <w:szCs w:val="21"/>
                <w:u w:val="single"/>
              </w:rPr>
              <w:t>2</w:t>
            </w:r>
            <w:r>
              <w:rPr>
                <w:rFonts w:hint="eastAsia"/>
                <w:szCs w:val="21"/>
                <w:u w:val="single"/>
              </w:rPr>
              <w:t>）</w:t>
            </w:r>
          </w:p>
          <w:p w14:paraId="6002FCFB" w14:textId="77777777" w:rsidR="007547F3" w:rsidRDefault="00000000">
            <w:pPr>
              <w:numPr>
                <w:ilvl w:val="0"/>
                <w:numId w:val="5"/>
              </w:numPr>
              <w:spacing w:line="360" w:lineRule="auto"/>
              <w:rPr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</w:t>
            </w:r>
          </w:p>
          <w:p w14:paraId="6DB0190D" w14:textId="77777777" w:rsidR="007547F3" w:rsidRDefault="00000000">
            <w:pPr>
              <w:numPr>
                <w:ilvl w:val="0"/>
                <w:numId w:val="5"/>
              </w:numPr>
              <w:spacing w:line="360" w:lineRule="auto"/>
              <w:rPr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</w:t>
            </w:r>
          </w:p>
          <w:p w14:paraId="17BDE8D5" w14:textId="77777777" w:rsidR="007547F3" w:rsidRDefault="007547F3">
            <w:pPr>
              <w:spacing w:line="360" w:lineRule="auto"/>
              <w:rPr>
                <w:szCs w:val="21"/>
              </w:rPr>
            </w:pPr>
          </w:p>
          <w:p w14:paraId="6B99F670" w14:textId="77777777" w:rsidR="007547F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、计算球体表面积和体积</w:t>
            </w:r>
          </w:p>
          <w:p w14:paraId="0C901656" w14:textId="77777777" w:rsidR="007547F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从键盘上输入球体的半径</w:t>
            </w:r>
            <w:r>
              <w:rPr>
                <w:rFonts w:hint="eastAsia"/>
                <w:szCs w:val="21"/>
              </w:rPr>
              <w:t xml:space="preserve"> r</w:t>
            </w:r>
            <w:r>
              <w:rPr>
                <w:rFonts w:hint="eastAsia"/>
                <w:szCs w:val="21"/>
              </w:rPr>
              <w:t>，输出球体的表面积</w:t>
            </w:r>
            <w:r>
              <w:rPr>
                <w:rFonts w:hint="eastAsia"/>
                <w:szCs w:val="21"/>
              </w:rPr>
              <w:t xml:space="preserve"> S </w:t>
            </w:r>
            <w:r>
              <w:rPr>
                <w:rFonts w:hint="eastAsia"/>
                <w:szCs w:val="21"/>
              </w:rPr>
              <w:t>和体积</w:t>
            </w:r>
            <w:r>
              <w:rPr>
                <w:rFonts w:hint="eastAsia"/>
                <w:szCs w:val="21"/>
              </w:rPr>
              <w:t xml:space="preserve"> V</w:t>
            </w: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用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个英文空格隔开）。</w:t>
            </w:r>
          </w:p>
          <w:p w14:paraId="0EB5873C" w14:textId="77777777" w:rsidR="007547F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球体表面积的计算公式为：</w:t>
            </w:r>
            <m:oMath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S=</m:t>
              </m:r>
              <m:r>
                <m:rPr>
                  <m:sty m:val="p"/>
                </m:rPr>
                <w:rPr>
                  <w:rFonts w:ascii="Cambria Math" w:hAnsi="Cambria Math" w:cs="Cambria Math"/>
                  <w:szCs w:val="21"/>
                </w:rPr>
                <m:t>π</m:t>
              </m:r>
              <m:sSup>
                <m:sSupPr>
                  <m:ctrlPr>
                    <w:rPr>
                      <w:rFonts w:ascii="Cambria Math" w:hAnsi="Cambria Math" w:cs="Cambria Math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Cs w:val="21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  <w:szCs w:val="21"/>
                    </w:rPr>
                    <m:t>2</m:t>
                  </m:r>
                </m:sup>
              </m:sSup>
            </m:oMath>
          </w:p>
          <w:p w14:paraId="6511BFCB" w14:textId="77777777" w:rsidR="007547F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球体的体积计算公式是：</w:t>
            </w:r>
            <m:oMath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V=</m:t>
              </m:r>
              <m:box>
                <m:boxPr>
                  <m:ctrlPr>
                    <w:rPr>
                      <w:rFonts w:ascii="Cambria Math" w:hAnsi="Cambria Math"/>
                      <w:szCs w:val="21"/>
                    </w:rPr>
                  </m:ctrlPr>
                </m:boxPr>
                <m:e>
                  <m:argPr>
                    <m:argSz m:val="-1"/>
                  </m:argPr>
                  <m:f>
                    <m:f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4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3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Cambria Math"/>
                      <w:szCs w:val="21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Cs w:val="21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Cs w:val="21"/>
                        </w:rPr>
                        <m:t>3</m:t>
                      </m:r>
                    </m:sup>
                  </m:sSup>
                </m:e>
              </m:box>
            </m:oMath>
          </w:p>
          <w:p w14:paraId="74F7B505" w14:textId="77777777" w:rsidR="007547F3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PI = 3.14</w:t>
            </w:r>
          </w:p>
          <w:p w14:paraId="5DE87EB2" w14:textId="77777777" w:rsidR="007547F3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r = eval(input())</w:t>
            </w:r>
          </w:p>
          <w:p w14:paraId="3B51527F" w14:textId="77777777" w:rsidR="007547F3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S = </w:t>
            </w:r>
            <w:r>
              <w:rPr>
                <w:rFonts w:hint="eastAsia"/>
                <w:szCs w:val="21"/>
                <w:u w:val="single"/>
              </w:rPr>
              <w:t xml:space="preserve">                  </w:t>
            </w:r>
            <w:r>
              <w:rPr>
                <w:rFonts w:hint="eastAsia"/>
                <w:szCs w:val="21"/>
                <w:u w:val="single"/>
              </w:rPr>
              <w:t>（</w:t>
            </w:r>
            <w:r>
              <w:rPr>
                <w:rFonts w:hint="eastAsia"/>
                <w:szCs w:val="21"/>
                <w:u w:val="single"/>
              </w:rPr>
              <w:t>3</w:t>
            </w:r>
            <w:r>
              <w:rPr>
                <w:rFonts w:hint="eastAsia"/>
                <w:szCs w:val="21"/>
                <w:u w:val="single"/>
              </w:rPr>
              <w:t>）</w:t>
            </w:r>
          </w:p>
          <w:p w14:paraId="39D6B831" w14:textId="77777777" w:rsidR="007547F3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V =</w:t>
            </w:r>
            <w:r>
              <w:rPr>
                <w:rFonts w:hint="eastAsia"/>
                <w:szCs w:val="21"/>
                <w:u w:val="single"/>
              </w:rPr>
              <w:t xml:space="preserve">                  </w:t>
            </w:r>
            <w:r>
              <w:rPr>
                <w:rFonts w:hint="eastAsia"/>
                <w:szCs w:val="21"/>
                <w:u w:val="single"/>
              </w:rPr>
              <w:t>（</w:t>
            </w:r>
            <w:r>
              <w:rPr>
                <w:rFonts w:hint="eastAsia"/>
                <w:szCs w:val="21"/>
                <w:u w:val="single"/>
              </w:rPr>
              <w:t>4</w:t>
            </w:r>
            <w:r>
              <w:rPr>
                <w:rFonts w:hint="eastAsia"/>
                <w:szCs w:val="21"/>
                <w:u w:val="single"/>
              </w:rPr>
              <w:t>）</w:t>
            </w:r>
          </w:p>
          <w:p w14:paraId="7D64F269" w14:textId="77777777" w:rsidR="007547F3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print</w:t>
            </w:r>
            <w:r>
              <w:rPr>
                <w:rFonts w:hint="eastAsia"/>
                <w:szCs w:val="21"/>
                <w:u w:val="single"/>
              </w:rPr>
              <w:t xml:space="preserve">                 </w:t>
            </w:r>
            <w:r>
              <w:rPr>
                <w:rFonts w:hint="eastAsia"/>
                <w:szCs w:val="21"/>
                <w:u w:val="single"/>
              </w:rPr>
              <w:t>（</w:t>
            </w:r>
            <w:r>
              <w:rPr>
                <w:rFonts w:hint="eastAsia"/>
                <w:szCs w:val="21"/>
                <w:u w:val="single"/>
              </w:rPr>
              <w:t>5</w:t>
            </w:r>
            <w:r>
              <w:rPr>
                <w:rFonts w:hint="eastAsia"/>
                <w:szCs w:val="21"/>
                <w:u w:val="single"/>
              </w:rPr>
              <w:t>）</w:t>
            </w:r>
          </w:p>
          <w:p w14:paraId="24B49258" w14:textId="77777777" w:rsidR="007547F3" w:rsidRDefault="00000000">
            <w:pPr>
              <w:numPr>
                <w:ilvl w:val="0"/>
                <w:numId w:val="5"/>
              </w:numPr>
              <w:spacing w:line="360" w:lineRule="auto"/>
              <w:rPr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</w:t>
            </w:r>
          </w:p>
          <w:p w14:paraId="3E5EF889" w14:textId="77777777" w:rsidR="007547F3" w:rsidRDefault="00000000">
            <w:pPr>
              <w:numPr>
                <w:ilvl w:val="0"/>
                <w:numId w:val="5"/>
              </w:numPr>
              <w:spacing w:line="360" w:lineRule="auto"/>
              <w:rPr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</w:t>
            </w:r>
          </w:p>
          <w:p w14:paraId="5C716CF2" w14:textId="77777777" w:rsidR="007547F3" w:rsidRDefault="00000000">
            <w:pPr>
              <w:numPr>
                <w:ilvl w:val="0"/>
                <w:numId w:val="5"/>
              </w:numPr>
              <w:spacing w:line="480" w:lineRule="auto"/>
              <w:rPr>
                <w:szCs w:val="21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</w:t>
            </w:r>
            <w:r>
              <w:rPr>
                <w:rFonts w:hint="eastAsia"/>
                <w:szCs w:val="21"/>
              </w:rPr>
              <w:t xml:space="preserve">                    </w:t>
            </w:r>
          </w:p>
          <w:p w14:paraId="066D5D34" w14:textId="77777777" w:rsidR="007547F3" w:rsidRDefault="007547F3">
            <w:pPr>
              <w:rPr>
                <w:szCs w:val="21"/>
              </w:rPr>
            </w:pPr>
          </w:p>
          <w:p w14:paraId="2C9D4CD6" w14:textId="77777777" w:rsidR="007547F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、三天打鱼两天晒网：</w:t>
            </w:r>
          </w:p>
          <w:p w14:paraId="29998962" w14:textId="77777777" w:rsidR="007547F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一年</w:t>
            </w:r>
            <w:r>
              <w:rPr>
                <w:rFonts w:hint="eastAsia"/>
                <w:szCs w:val="21"/>
              </w:rPr>
              <w:t>365</w:t>
            </w:r>
            <w:r>
              <w:rPr>
                <w:rFonts w:hint="eastAsia"/>
                <w:szCs w:val="21"/>
              </w:rPr>
              <w:t>天，工作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天，休息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天，如果工作日每天可以提高</w:t>
            </w:r>
            <w:r>
              <w:rPr>
                <w:rFonts w:hint="eastAsia"/>
                <w:szCs w:val="21"/>
              </w:rPr>
              <w:t>1%</w:t>
            </w:r>
            <w:r>
              <w:rPr>
                <w:rFonts w:hint="eastAsia"/>
                <w:szCs w:val="21"/>
              </w:rPr>
              <w:t>，每个休息日能力值下降</w:t>
            </w:r>
            <w:r>
              <w:rPr>
                <w:rFonts w:hint="eastAsia"/>
                <w:szCs w:val="21"/>
              </w:rPr>
              <w:t>1%</w:t>
            </w:r>
            <w:r>
              <w:rPr>
                <w:rFonts w:hint="eastAsia"/>
                <w:szCs w:val="21"/>
              </w:rPr>
              <w:t>，一年下来的能力值相比初始值，相差多少呢？</w:t>
            </w:r>
          </w:p>
          <w:p w14:paraId="02382DB3" w14:textId="77777777" w:rsidR="007547F3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dayup = 1.0</w:t>
            </w:r>
          </w:p>
          <w:p w14:paraId="403DEF3D" w14:textId="77777777" w:rsidR="007547F3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dayfactor = 0.01</w:t>
            </w:r>
          </w:p>
          <w:p w14:paraId="230FCE62" w14:textId="77777777" w:rsidR="007547F3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for </w:t>
            </w:r>
            <w:r>
              <w:rPr>
                <w:rFonts w:hint="eastAsia"/>
                <w:szCs w:val="21"/>
                <w:u w:val="single"/>
              </w:rPr>
              <w:t xml:space="preserve">                  </w:t>
            </w:r>
            <w:r>
              <w:rPr>
                <w:rFonts w:hint="eastAsia"/>
                <w:szCs w:val="21"/>
                <w:u w:val="single"/>
              </w:rPr>
              <w:t>（</w:t>
            </w:r>
            <w:r>
              <w:rPr>
                <w:rFonts w:hint="eastAsia"/>
                <w:szCs w:val="21"/>
                <w:u w:val="single"/>
              </w:rPr>
              <w:t>6</w:t>
            </w:r>
            <w:r>
              <w:rPr>
                <w:rFonts w:hint="eastAsia"/>
                <w:szCs w:val="21"/>
                <w:u w:val="single"/>
              </w:rPr>
              <w:t>）</w:t>
            </w:r>
          </w:p>
          <w:p w14:paraId="306D3A34" w14:textId="77777777" w:rsidR="007547F3" w:rsidRDefault="00000000">
            <w:pPr>
              <w:spacing w:line="360" w:lineRule="auto"/>
              <w:rPr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 xml:space="preserve">   if </w:t>
            </w:r>
            <w:r>
              <w:rPr>
                <w:rFonts w:hint="eastAsia"/>
                <w:szCs w:val="21"/>
                <w:u w:val="single"/>
              </w:rPr>
              <w:t xml:space="preserve">                </w:t>
            </w:r>
            <w:r>
              <w:rPr>
                <w:rFonts w:hint="eastAsia"/>
                <w:szCs w:val="21"/>
                <w:u w:val="single"/>
              </w:rPr>
              <w:t>（</w:t>
            </w:r>
            <w:r>
              <w:rPr>
                <w:rFonts w:hint="eastAsia"/>
                <w:szCs w:val="21"/>
                <w:u w:val="single"/>
              </w:rPr>
              <w:t>7</w:t>
            </w:r>
            <w:r>
              <w:rPr>
                <w:rFonts w:hint="eastAsia"/>
                <w:szCs w:val="21"/>
                <w:u w:val="single"/>
              </w:rPr>
              <w:t>）</w:t>
            </w:r>
          </w:p>
          <w:p w14:paraId="695EA3FF" w14:textId="77777777" w:rsidR="007547F3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   dayup = dayup*(1-dayfactor)</w:t>
            </w:r>
          </w:p>
          <w:p w14:paraId="6EC655EF" w14:textId="77777777" w:rsidR="007547F3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else:</w:t>
            </w:r>
          </w:p>
          <w:p w14:paraId="49DBAC08" w14:textId="77777777" w:rsidR="007547F3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   dayup =</w:t>
            </w:r>
            <w:r>
              <w:rPr>
                <w:rFonts w:hint="eastAsia"/>
                <w:szCs w:val="21"/>
                <w:u w:val="single"/>
              </w:rPr>
              <w:t xml:space="preserve">                  </w:t>
            </w:r>
            <w:r>
              <w:rPr>
                <w:rFonts w:hint="eastAsia"/>
                <w:szCs w:val="21"/>
                <w:u w:val="single"/>
              </w:rPr>
              <w:t>（</w:t>
            </w:r>
            <w:r>
              <w:rPr>
                <w:rFonts w:hint="eastAsia"/>
                <w:szCs w:val="21"/>
                <w:u w:val="single"/>
              </w:rPr>
              <w:t>8</w:t>
            </w:r>
            <w:r>
              <w:rPr>
                <w:rFonts w:hint="eastAsia"/>
                <w:szCs w:val="21"/>
                <w:u w:val="single"/>
              </w:rPr>
              <w:t>）</w:t>
            </w:r>
          </w:p>
          <w:p w14:paraId="0B6392A4" w14:textId="77777777" w:rsidR="007547F3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print("</w:t>
            </w:r>
            <w:r>
              <w:rPr>
                <w:rFonts w:hint="eastAsia"/>
                <w:szCs w:val="21"/>
              </w:rPr>
              <w:t>努力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天休息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天的结果：</w:t>
            </w:r>
            <w:r>
              <w:rPr>
                <w:rFonts w:hint="eastAsia"/>
                <w:szCs w:val="21"/>
              </w:rPr>
              <w:t>{:.2f} ".format(dayup))</w:t>
            </w:r>
          </w:p>
          <w:p w14:paraId="05FD47FE" w14:textId="77777777" w:rsidR="007547F3" w:rsidRDefault="00000000">
            <w:pPr>
              <w:numPr>
                <w:ilvl w:val="0"/>
                <w:numId w:val="5"/>
              </w:numPr>
              <w:spacing w:line="360" w:lineRule="auto"/>
              <w:rPr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</w:t>
            </w:r>
          </w:p>
          <w:p w14:paraId="60BF8768" w14:textId="77777777" w:rsidR="007547F3" w:rsidRDefault="00000000">
            <w:pPr>
              <w:numPr>
                <w:ilvl w:val="0"/>
                <w:numId w:val="5"/>
              </w:numPr>
              <w:spacing w:line="360" w:lineRule="auto"/>
              <w:rPr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</w:t>
            </w:r>
          </w:p>
          <w:p w14:paraId="2EBA7A19" w14:textId="77777777" w:rsidR="007547F3" w:rsidRDefault="00000000">
            <w:pPr>
              <w:numPr>
                <w:ilvl w:val="0"/>
                <w:numId w:val="5"/>
              </w:num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</w:t>
            </w:r>
            <w:r>
              <w:rPr>
                <w:rFonts w:hint="eastAsia"/>
                <w:szCs w:val="21"/>
              </w:rPr>
              <w:t xml:space="preserve">                    </w:t>
            </w:r>
          </w:p>
          <w:p w14:paraId="42EAD857" w14:textId="77777777" w:rsidR="007547F3" w:rsidRDefault="007547F3">
            <w:pPr>
              <w:rPr>
                <w:szCs w:val="21"/>
              </w:rPr>
            </w:pPr>
          </w:p>
          <w:p w14:paraId="467A517B" w14:textId="77777777" w:rsidR="007547F3" w:rsidRDefault="007547F3">
            <w:pPr>
              <w:rPr>
                <w:szCs w:val="21"/>
              </w:rPr>
            </w:pPr>
          </w:p>
          <w:p w14:paraId="5D94A749" w14:textId="77777777" w:rsidR="007547F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、工作报告词云：</w:t>
            </w:r>
          </w:p>
          <w:p w14:paraId="2AE27FED" w14:textId="77777777" w:rsidR="007547F3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读取工作报告文件，分词处理，设置参数，输出词云图片。</w:t>
            </w:r>
          </w:p>
          <w:p w14:paraId="4E5269DC" w14:textId="77777777" w:rsidR="007547F3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import jieba</w:t>
            </w:r>
          </w:p>
          <w:p w14:paraId="4AB3F0B1" w14:textId="77777777" w:rsidR="007547F3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import wordcloud</w:t>
            </w:r>
          </w:p>
          <w:p w14:paraId="742592FC" w14:textId="77777777" w:rsidR="007547F3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f = open("</w:t>
            </w:r>
            <w:r>
              <w:rPr>
                <w:szCs w:val="21"/>
              </w:rPr>
              <w:t>工作报告</w:t>
            </w:r>
            <w:r>
              <w:rPr>
                <w:szCs w:val="21"/>
              </w:rPr>
              <w:t>.txt", "r")</w:t>
            </w:r>
          </w:p>
          <w:p w14:paraId="6084C1D5" w14:textId="77777777" w:rsidR="007547F3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t = f.read()</w:t>
            </w:r>
          </w:p>
          <w:p w14:paraId="600D04FC" w14:textId="77777777" w:rsidR="007547F3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f.close()</w:t>
            </w:r>
          </w:p>
          <w:p w14:paraId="6E851402" w14:textId="77777777" w:rsidR="007547F3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ls = </w:t>
            </w:r>
            <w:r>
              <w:rPr>
                <w:rFonts w:hint="eastAsia"/>
                <w:szCs w:val="21"/>
                <w:u w:val="single"/>
              </w:rPr>
              <w:t xml:space="preserve">                </w:t>
            </w:r>
            <w:r>
              <w:rPr>
                <w:rFonts w:hint="eastAsia"/>
                <w:szCs w:val="21"/>
                <w:u w:val="single"/>
              </w:rPr>
              <w:t>（</w:t>
            </w:r>
            <w:r>
              <w:rPr>
                <w:rFonts w:hint="eastAsia"/>
                <w:szCs w:val="21"/>
                <w:u w:val="single"/>
              </w:rPr>
              <w:t>9</w:t>
            </w:r>
            <w:r>
              <w:rPr>
                <w:rFonts w:hint="eastAsia"/>
                <w:szCs w:val="21"/>
                <w:u w:val="single"/>
              </w:rPr>
              <w:t>）</w:t>
            </w:r>
            <w:r>
              <w:rPr>
                <w:rFonts w:hint="eastAsia"/>
                <w:szCs w:val="21"/>
              </w:rPr>
              <w:t xml:space="preserve"> </w:t>
            </w:r>
          </w:p>
          <w:p w14:paraId="025D701D" w14:textId="77777777" w:rsidR="007547F3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txt = " ".join(ls)</w:t>
            </w:r>
            <w:r>
              <w:rPr>
                <w:rFonts w:hint="eastAsia"/>
                <w:szCs w:val="21"/>
              </w:rPr>
              <w:t xml:space="preserve">  </w:t>
            </w:r>
          </w:p>
          <w:p w14:paraId="55A2C4DA" w14:textId="77777777" w:rsidR="007547F3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w = wordcloud.WordCloud( )</w:t>
            </w:r>
            <w:r>
              <w:rPr>
                <w:rFonts w:hint="eastAsia"/>
                <w:szCs w:val="21"/>
              </w:rPr>
              <w:t xml:space="preserve">   </w:t>
            </w:r>
          </w:p>
          <w:p w14:paraId="6066C180" w14:textId="77777777" w:rsidR="007547F3" w:rsidRDefault="00000000">
            <w:pPr>
              <w:spacing w:line="360" w:lineRule="auto"/>
              <w:rPr>
                <w:szCs w:val="21"/>
                <w:u w:val="single"/>
              </w:rPr>
            </w:pPr>
            <w:r>
              <w:rPr>
                <w:szCs w:val="21"/>
              </w:rPr>
              <w:t>w.</w:t>
            </w:r>
            <w:r>
              <w:rPr>
                <w:rFonts w:hint="eastAsia"/>
                <w:szCs w:val="21"/>
                <w:u w:val="single"/>
              </w:rPr>
              <w:t xml:space="preserve">                  </w:t>
            </w:r>
            <w:r>
              <w:rPr>
                <w:rFonts w:hint="eastAsia"/>
                <w:szCs w:val="21"/>
                <w:u w:val="single"/>
              </w:rPr>
              <w:t>（</w:t>
            </w:r>
            <w:r>
              <w:rPr>
                <w:rFonts w:hint="eastAsia"/>
                <w:szCs w:val="21"/>
                <w:u w:val="single"/>
              </w:rPr>
              <w:t>10</w:t>
            </w:r>
            <w:r>
              <w:rPr>
                <w:rFonts w:hint="eastAsia"/>
                <w:szCs w:val="21"/>
                <w:u w:val="single"/>
              </w:rPr>
              <w:t>）</w:t>
            </w:r>
          </w:p>
          <w:p w14:paraId="611A4854" w14:textId="77777777" w:rsidR="007547F3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w.to_file("grwordcloud.png")</w:t>
            </w:r>
          </w:p>
          <w:p w14:paraId="4855AFE2" w14:textId="77777777" w:rsidR="007547F3" w:rsidRDefault="00000000">
            <w:pPr>
              <w:numPr>
                <w:ilvl w:val="0"/>
                <w:numId w:val="5"/>
              </w:numPr>
              <w:spacing w:line="360" w:lineRule="auto"/>
              <w:rPr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</w:t>
            </w:r>
          </w:p>
          <w:p w14:paraId="1A494420" w14:textId="77777777" w:rsidR="007547F3" w:rsidRDefault="00000000">
            <w:pPr>
              <w:numPr>
                <w:ilvl w:val="0"/>
                <w:numId w:val="5"/>
              </w:numPr>
              <w:spacing w:line="360" w:lineRule="auto"/>
              <w:rPr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</w:t>
            </w:r>
          </w:p>
          <w:p w14:paraId="07C73CFF" w14:textId="77777777" w:rsidR="007547F3" w:rsidRDefault="007547F3">
            <w:pPr>
              <w:rPr>
                <w:szCs w:val="21"/>
              </w:rPr>
            </w:pPr>
          </w:p>
          <w:p w14:paraId="017BAD0D" w14:textId="77777777" w:rsidR="007547F3" w:rsidRDefault="00000000">
            <w:pPr>
              <w:numPr>
                <w:ilvl w:val="0"/>
                <w:numId w:val="6"/>
              </w:num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程序设计题</w:t>
            </w:r>
            <w:r>
              <w:rPr>
                <w:b/>
                <w:szCs w:val="21"/>
              </w:rPr>
              <w:t>（共</w:t>
            </w:r>
            <w:r>
              <w:rPr>
                <w:rFonts w:hint="eastAsia"/>
                <w:b/>
                <w:szCs w:val="21"/>
              </w:rPr>
              <w:t>3</w:t>
            </w:r>
            <w:r>
              <w:rPr>
                <w:b/>
                <w:szCs w:val="21"/>
              </w:rPr>
              <w:t>0</w:t>
            </w:r>
            <w:r>
              <w:rPr>
                <w:b/>
                <w:szCs w:val="21"/>
              </w:rPr>
              <w:t>分，</w:t>
            </w:r>
            <w:r>
              <w:rPr>
                <w:rFonts w:hint="eastAsia"/>
                <w:b/>
                <w:szCs w:val="21"/>
              </w:rPr>
              <w:t>2</w:t>
            </w:r>
            <w:r>
              <w:rPr>
                <w:b/>
                <w:szCs w:val="21"/>
              </w:rPr>
              <w:t>题，每题</w:t>
            </w:r>
            <w:r>
              <w:rPr>
                <w:rFonts w:hint="eastAsia"/>
                <w:b/>
                <w:szCs w:val="21"/>
              </w:rPr>
              <w:t>15</w:t>
            </w:r>
            <w:r>
              <w:rPr>
                <w:b/>
                <w:szCs w:val="21"/>
              </w:rPr>
              <w:t>分）</w:t>
            </w:r>
          </w:p>
          <w:p w14:paraId="00AA77DC" w14:textId="77777777" w:rsidR="007547F3" w:rsidRDefault="00000000">
            <w:pPr>
              <w:numPr>
                <w:ilvl w:val="0"/>
                <w:numId w:val="7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汇率兑换程序。按照温度转换程序的设计思路，按照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美元（</w:t>
            </w:r>
            <w:r>
              <w:rPr>
                <w:rFonts w:hint="eastAsia"/>
                <w:szCs w:val="21"/>
              </w:rPr>
              <w:t>D</w:t>
            </w:r>
            <w:r>
              <w:rPr>
                <w:rFonts w:hint="eastAsia"/>
                <w:szCs w:val="21"/>
              </w:rPr>
              <w:t>）</w:t>
            </w:r>
            <w:r>
              <w:rPr>
                <w:rFonts w:hint="eastAsia"/>
                <w:szCs w:val="21"/>
              </w:rPr>
              <w:t>=6</w:t>
            </w:r>
            <w:r>
              <w:rPr>
                <w:rFonts w:hint="eastAsia"/>
                <w:szCs w:val="21"/>
              </w:rPr>
              <w:t>人民币（</w:t>
            </w:r>
            <w:r>
              <w:rPr>
                <w:rFonts w:hint="eastAsia"/>
                <w:szCs w:val="21"/>
              </w:rPr>
              <w:t>Y</w:t>
            </w:r>
            <w:r>
              <w:rPr>
                <w:rFonts w:hint="eastAsia"/>
                <w:szCs w:val="21"/>
              </w:rPr>
              <w:t>）汇率编写一个美元与人民币的双向兑换程序。</w:t>
            </w:r>
          </w:p>
          <w:p w14:paraId="26C4E5E0" w14:textId="61870FD5" w:rsidR="007547F3" w:rsidRDefault="00C17F5F">
            <w:pPr>
              <w:rPr>
                <w:ins w:id="2" w:author="著星 梁" w:date="2025-12-22T21:35:00Z" w16du:dateUtc="2025-12-22T13:35:00Z"/>
                <w:szCs w:val="21"/>
              </w:rPr>
            </w:pPr>
            <w:ins w:id="3" w:author="著星 梁" w:date="2025-12-22T21:35:00Z" w16du:dateUtc="2025-12-22T13:35:00Z">
              <w:r>
                <w:rPr>
                  <w:szCs w:val="21"/>
                </w:rPr>
                <w:t>M</w:t>
              </w:r>
              <w:r>
                <w:rPr>
                  <w:rFonts w:hint="eastAsia"/>
                  <w:szCs w:val="21"/>
                </w:rPr>
                <w:t>oney=input(</w:t>
              </w:r>
              <w:r>
                <w:rPr>
                  <w:szCs w:val="21"/>
                </w:rPr>
                <w:t>“</w:t>
              </w:r>
              <w:r>
                <w:rPr>
                  <w:rFonts w:hint="eastAsia"/>
                  <w:szCs w:val="21"/>
                </w:rPr>
                <w:t>请输入带有单位的金额</w:t>
              </w:r>
              <w:r>
                <w:rPr>
                  <w:szCs w:val="21"/>
                </w:rPr>
                <w:t>”</w:t>
              </w:r>
              <w:r>
                <w:rPr>
                  <w:rFonts w:hint="eastAsia"/>
                  <w:szCs w:val="21"/>
                </w:rPr>
                <w:t>)</w:t>
              </w:r>
            </w:ins>
          </w:p>
          <w:p w14:paraId="0145DF2B" w14:textId="74ECC32E" w:rsidR="00C17F5F" w:rsidRDefault="00C17F5F">
            <w:pPr>
              <w:rPr>
                <w:ins w:id="4" w:author="著星 梁" w:date="2025-12-22T21:36:00Z" w16du:dateUtc="2025-12-22T13:36:00Z"/>
                <w:szCs w:val="21"/>
              </w:rPr>
            </w:pPr>
            <w:ins w:id="5" w:author="著星 梁" w:date="2025-12-22T21:35:00Z" w16du:dateUtc="2025-12-22T13:35:00Z">
              <w:r>
                <w:rPr>
                  <w:szCs w:val="21"/>
                </w:rPr>
                <w:t>I</w:t>
              </w:r>
              <w:r>
                <w:rPr>
                  <w:rFonts w:hint="eastAsia"/>
                  <w:szCs w:val="21"/>
                </w:rPr>
                <w:t>f money[-</w:t>
              </w:r>
            </w:ins>
            <w:ins w:id="6" w:author="著星 梁" w:date="2025-12-22T21:36:00Z" w16du:dateUtc="2025-12-22T13:36:00Z">
              <w:r>
                <w:rPr>
                  <w:rFonts w:hint="eastAsia"/>
                  <w:szCs w:val="21"/>
                </w:rPr>
                <w:t>1</w:t>
              </w:r>
            </w:ins>
            <w:ins w:id="7" w:author="著星 梁" w:date="2025-12-22T21:35:00Z" w16du:dateUtc="2025-12-22T13:35:00Z">
              <w:r>
                <w:rPr>
                  <w:rFonts w:hint="eastAsia"/>
                  <w:szCs w:val="21"/>
                </w:rPr>
                <w:t>]</w:t>
              </w:r>
            </w:ins>
            <w:ins w:id="8" w:author="著星 梁" w:date="2025-12-22T21:36:00Z" w16du:dateUtc="2025-12-22T13:36:00Z">
              <w:r>
                <w:rPr>
                  <w:rFonts w:hint="eastAsia"/>
                  <w:szCs w:val="21"/>
                </w:rPr>
                <w:t xml:space="preserve"> in [</w:t>
              </w:r>
              <w:r>
                <w:rPr>
                  <w:szCs w:val="21"/>
                </w:rPr>
                <w:t>‘</w:t>
              </w:r>
              <w:r>
                <w:rPr>
                  <w:rFonts w:hint="eastAsia"/>
                  <w:szCs w:val="21"/>
                </w:rPr>
                <w:t>D</w:t>
              </w:r>
              <w:r>
                <w:rPr>
                  <w:szCs w:val="21"/>
                </w:rPr>
                <w:t>’</w:t>
              </w:r>
              <w:r>
                <w:rPr>
                  <w:rFonts w:hint="eastAsia"/>
                  <w:szCs w:val="21"/>
                </w:rPr>
                <w:t>,</w:t>
              </w:r>
              <w:r>
                <w:rPr>
                  <w:szCs w:val="21"/>
                </w:rPr>
                <w:t>’</w:t>
              </w:r>
              <w:r>
                <w:rPr>
                  <w:rFonts w:hint="eastAsia"/>
                  <w:szCs w:val="21"/>
                </w:rPr>
                <w:t>d</w:t>
              </w:r>
              <w:r>
                <w:rPr>
                  <w:szCs w:val="21"/>
                </w:rPr>
                <w:t>’</w:t>
              </w:r>
              <w:r>
                <w:rPr>
                  <w:rFonts w:hint="eastAsia"/>
                  <w:szCs w:val="21"/>
                </w:rPr>
                <w:t>]:</w:t>
              </w:r>
            </w:ins>
          </w:p>
          <w:p w14:paraId="46CD03A4" w14:textId="4E51976E" w:rsidR="00C17F5F" w:rsidRDefault="00C17F5F" w:rsidP="00C17F5F">
            <w:pPr>
              <w:ind w:firstLine="420"/>
              <w:rPr>
                <w:ins w:id="9" w:author="著星 梁" w:date="2025-12-22T21:36:00Z" w16du:dateUtc="2025-12-22T13:36:00Z"/>
                <w:rFonts w:hint="eastAsia"/>
                <w:szCs w:val="21"/>
              </w:rPr>
              <w:pPrChange w:id="10" w:author="著星 梁" w:date="2025-12-22T21:36:00Z" w16du:dateUtc="2025-12-22T13:36:00Z">
                <w:pPr/>
              </w:pPrChange>
            </w:pPr>
            <w:ins w:id="11" w:author="著星 梁" w:date="2025-12-22T21:36:00Z" w16du:dateUtc="2025-12-22T13:36:00Z">
              <w:r>
                <w:rPr>
                  <w:rFonts w:hint="eastAsia"/>
                  <w:szCs w:val="21"/>
                </w:rPr>
                <w:t>Y = eval(mone[0:-1])</w:t>
              </w:r>
            </w:ins>
            <w:ins w:id="12" w:author="著星 梁" w:date="2025-12-22T21:38:00Z" w16du:dateUtc="2025-12-22T13:38:00Z">
              <w:r>
                <w:rPr>
                  <w:rFonts w:hint="eastAsia"/>
                  <w:szCs w:val="21"/>
                </w:rPr>
                <w:t>/6</w:t>
              </w:r>
            </w:ins>
          </w:p>
          <w:p w14:paraId="6D471E73" w14:textId="2932FE2F" w:rsidR="00C17F5F" w:rsidRDefault="00C17F5F" w:rsidP="00C17F5F">
            <w:pPr>
              <w:ind w:firstLine="420"/>
              <w:rPr>
                <w:rFonts w:hint="eastAsia"/>
                <w:szCs w:val="21"/>
              </w:rPr>
              <w:pPrChange w:id="13" w:author="著星 梁" w:date="2025-12-22T21:36:00Z" w16du:dateUtc="2025-12-22T13:36:00Z">
                <w:pPr/>
              </w:pPrChange>
            </w:pPr>
            <w:ins w:id="14" w:author="著星 梁" w:date="2025-12-22T21:37:00Z" w16du:dateUtc="2025-12-22T13:37:00Z">
              <w:r>
                <w:rPr>
                  <w:szCs w:val="21"/>
                </w:rPr>
                <w:t>P</w:t>
              </w:r>
              <w:r>
                <w:rPr>
                  <w:rFonts w:hint="eastAsia"/>
                  <w:szCs w:val="21"/>
                </w:rPr>
                <w:t>rint(</w:t>
              </w:r>
              <w:r>
                <w:rPr>
                  <w:szCs w:val="21"/>
                </w:rPr>
                <w:t>“</w:t>
              </w:r>
              <w:r>
                <w:rPr>
                  <w:rFonts w:hint="eastAsia"/>
                  <w:szCs w:val="21"/>
                </w:rPr>
                <w:t>转换后的金额为</w:t>
              </w:r>
              <w:r>
                <w:rPr>
                  <w:rFonts w:hint="eastAsia"/>
                  <w:szCs w:val="21"/>
                </w:rPr>
                <w:t>{:.2f}Y.</w:t>
              </w:r>
              <w:r>
                <w:rPr>
                  <w:szCs w:val="21"/>
                </w:rPr>
                <w:t>”</w:t>
              </w:r>
              <w:r>
                <w:rPr>
                  <w:rFonts w:hint="eastAsia"/>
                  <w:szCs w:val="21"/>
                </w:rPr>
                <w:t>.format(Y))</w:t>
              </w:r>
            </w:ins>
          </w:p>
          <w:p w14:paraId="0992633E" w14:textId="35F5F717" w:rsidR="00C17F5F" w:rsidRDefault="00C17F5F" w:rsidP="00C17F5F">
            <w:pPr>
              <w:rPr>
                <w:ins w:id="15" w:author="著星 梁" w:date="2025-12-22T21:38:00Z" w16du:dateUtc="2025-12-22T13:38:00Z"/>
                <w:szCs w:val="21"/>
              </w:rPr>
            </w:pPr>
            <w:ins w:id="16" w:author="著星 梁" w:date="2025-12-22T21:37:00Z" w16du:dateUtc="2025-12-22T13:37:00Z">
              <w:r>
                <w:rPr>
                  <w:szCs w:val="21"/>
                </w:rPr>
                <w:t>E</w:t>
              </w:r>
              <w:r>
                <w:rPr>
                  <w:rFonts w:hint="eastAsia"/>
                  <w:szCs w:val="21"/>
                </w:rPr>
                <w:t>lif money</w:t>
              </w:r>
            </w:ins>
            <w:ins w:id="17" w:author="著星 梁" w:date="2025-12-22T21:38:00Z" w16du:dateUtc="2025-12-22T13:38:00Z">
              <w:r>
                <w:rPr>
                  <w:rFonts w:hint="eastAsia"/>
                  <w:szCs w:val="21"/>
                </w:rPr>
                <w:t>[-1] in</w:t>
              </w:r>
              <w:r>
                <w:rPr>
                  <w:rFonts w:hint="eastAsia"/>
                  <w:szCs w:val="21"/>
                </w:rPr>
                <w:t xml:space="preserve"> [</w:t>
              </w:r>
              <w:r>
                <w:rPr>
                  <w:szCs w:val="21"/>
                </w:rPr>
                <w:t>‘</w:t>
              </w:r>
              <w:r>
                <w:rPr>
                  <w:rFonts w:hint="eastAsia"/>
                  <w:szCs w:val="21"/>
                </w:rPr>
                <w:t>Y</w:t>
              </w:r>
              <w:r>
                <w:rPr>
                  <w:szCs w:val="21"/>
                </w:rPr>
                <w:t>’</w:t>
              </w:r>
              <w:r>
                <w:rPr>
                  <w:rFonts w:hint="eastAsia"/>
                  <w:szCs w:val="21"/>
                </w:rPr>
                <w:t>,</w:t>
              </w:r>
              <w:r>
                <w:rPr>
                  <w:szCs w:val="21"/>
                </w:rPr>
                <w:t>’</w:t>
              </w:r>
              <w:r>
                <w:rPr>
                  <w:rFonts w:hint="eastAsia"/>
                  <w:szCs w:val="21"/>
                </w:rPr>
                <w:t>y</w:t>
              </w:r>
              <w:r>
                <w:rPr>
                  <w:szCs w:val="21"/>
                </w:rPr>
                <w:t>’</w:t>
              </w:r>
              <w:r>
                <w:rPr>
                  <w:rFonts w:hint="eastAsia"/>
                  <w:szCs w:val="21"/>
                </w:rPr>
                <w:t>]:</w:t>
              </w:r>
            </w:ins>
          </w:p>
          <w:p w14:paraId="4FF6076E" w14:textId="59B5FA6B" w:rsidR="00C17F5F" w:rsidRDefault="00C17F5F" w:rsidP="00C17F5F">
            <w:pPr>
              <w:ind w:firstLine="420"/>
              <w:rPr>
                <w:ins w:id="18" w:author="著星 梁" w:date="2025-12-22T21:38:00Z" w16du:dateUtc="2025-12-22T13:38:00Z"/>
                <w:rFonts w:hint="eastAsia"/>
                <w:szCs w:val="21"/>
              </w:rPr>
            </w:pPr>
            <w:ins w:id="19" w:author="著星 梁" w:date="2025-12-22T21:38:00Z" w16du:dateUtc="2025-12-22T13:38:00Z">
              <w:r>
                <w:rPr>
                  <w:rFonts w:hint="eastAsia"/>
                  <w:szCs w:val="21"/>
                </w:rPr>
                <w:t>D</w:t>
              </w:r>
              <w:r>
                <w:rPr>
                  <w:rFonts w:hint="eastAsia"/>
                  <w:szCs w:val="21"/>
                </w:rPr>
                <w:t>= eval(mone[0:-1])</w:t>
              </w:r>
              <w:r>
                <w:rPr>
                  <w:rFonts w:hint="eastAsia"/>
                  <w:szCs w:val="21"/>
                </w:rPr>
                <w:t>*6</w:t>
              </w:r>
            </w:ins>
          </w:p>
          <w:p w14:paraId="2C87F2DC" w14:textId="77777777" w:rsidR="00C17F5F" w:rsidRDefault="00C17F5F" w:rsidP="00C17F5F">
            <w:pPr>
              <w:ind w:firstLine="420"/>
              <w:rPr>
                <w:ins w:id="20" w:author="著星 梁" w:date="2025-12-22T21:38:00Z" w16du:dateUtc="2025-12-22T13:38:00Z"/>
                <w:rFonts w:hint="eastAsia"/>
                <w:szCs w:val="21"/>
              </w:rPr>
            </w:pPr>
            <w:ins w:id="21" w:author="著星 梁" w:date="2025-12-22T21:38:00Z" w16du:dateUtc="2025-12-22T13:38:00Z">
              <w:r>
                <w:rPr>
                  <w:szCs w:val="21"/>
                </w:rPr>
                <w:t>P</w:t>
              </w:r>
              <w:r>
                <w:rPr>
                  <w:rFonts w:hint="eastAsia"/>
                  <w:szCs w:val="21"/>
                </w:rPr>
                <w:t>rint(</w:t>
              </w:r>
              <w:r>
                <w:rPr>
                  <w:szCs w:val="21"/>
                </w:rPr>
                <w:t>“</w:t>
              </w:r>
              <w:r>
                <w:rPr>
                  <w:rFonts w:hint="eastAsia"/>
                  <w:szCs w:val="21"/>
                </w:rPr>
                <w:t>转换后的金额为</w:t>
              </w:r>
              <w:r>
                <w:rPr>
                  <w:rFonts w:hint="eastAsia"/>
                  <w:szCs w:val="21"/>
                </w:rPr>
                <w:t>{:.2f}Y.</w:t>
              </w:r>
              <w:r>
                <w:rPr>
                  <w:szCs w:val="21"/>
                </w:rPr>
                <w:t>”</w:t>
              </w:r>
              <w:r>
                <w:rPr>
                  <w:rFonts w:hint="eastAsia"/>
                  <w:szCs w:val="21"/>
                </w:rPr>
                <w:t>.format(Y))</w:t>
              </w:r>
            </w:ins>
          </w:p>
          <w:p w14:paraId="6AB39521" w14:textId="44A118BE" w:rsidR="007547F3" w:rsidRDefault="00C17F5F">
            <w:pPr>
              <w:rPr>
                <w:ins w:id="22" w:author="著星 梁" w:date="2025-12-22T21:38:00Z" w16du:dateUtc="2025-12-22T13:38:00Z"/>
                <w:szCs w:val="21"/>
              </w:rPr>
            </w:pPr>
            <w:ins w:id="23" w:author="著星 梁" w:date="2025-12-22T21:38:00Z" w16du:dateUtc="2025-12-22T13:38:00Z">
              <w:r>
                <w:rPr>
                  <w:szCs w:val="21"/>
                </w:rPr>
                <w:t>E</w:t>
              </w:r>
              <w:r>
                <w:rPr>
                  <w:rFonts w:hint="eastAsia"/>
                  <w:szCs w:val="21"/>
                </w:rPr>
                <w:t>le</w:t>
              </w:r>
              <w:r>
                <w:rPr>
                  <w:rFonts w:hint="eastAsia"/>
                  <w:szCs w:val="21"/>
                </w:rPr>
                <w:t>：</w:t>
              </w:r>
            </w:ins>
          </w:p>
          <w:p w14:paraId="42A027D6" w14:textId="071D48A4" w:rsidR="00C17F5F" w:rsidRDefault="00C17F5F">
            <w:pPr>
              <w:rPr>
                <w:rFonts w:hint="eastAsia"/>
                <w:szCs w:val="21"/>
              </w:rPr>
            </w:pPr>
            <w:ins w:id="24" w:author="著星 梁" w:date="2025-12-22T21:38:00Z" w16du:dateUtc="2025-12-22T13:38:00Z">
              <w:r>
                <w:rPr>
                  <w:rFonts w:hint="eastAsia"/>
                  <w:szCs w:val="21"/>
                </w:rPr>
                <w:t xml:space="preserve">    </w:t>
              </w:r>
              <w:r>
                <w:rPr>
                  <w:szCs w:val="21"/>
                </w:rPr>
                <w:t>P</w:t>
              </w:r>
              <w:r>
                <w:rPr>
                  <w:rFonts w:hint="eastAsia"/>
                  <w:szCs w:val="21"/>
                </w:rPr>
                <w:t>rint(</w:t>
              </w:r>
              <w:r>
                <w:rPr>
                  <w:szCs w:val="21"/>
                </w:rPr>
                <w:t>“</w:t>
              </w:r>
            </w:ins>
            <w:ins w:id="25" w:author="著星 梁" w:date="2025-12-22T21:39:00Z" w16du:dateUtc="2025-12-22T13:39:00Z">
              <w:r>
                <w:rPr>
                  <w:rFonts w:hint="eastAsia"/>
                  <w:szCs w:val="21"/>
                </w:rPr>
                <w:t>输入格式错误</w:t>
              </w:r>
            </w:ins>
            <w:ins w:id="26" w:author="著星 梁" w:date="2025-12-22T21:38:00Z" w16du:dateUtc="2025-12-22T13:38:00Z">
              <w:r>
                <w:rPr>
                  <w:szCs w:val="21"/>
                </w:rPr>
                <w:t>”</w:t>
              </w:r>
              <w:r>
                <w:rPr>
                  <w:rFonts w:hint="eastAsia"/>
                  <w:szCs w:val="21"/>
                </w:rPr>
                <w:t>)</w:t>
              </w:r>
            </w:ins>
          </w:p>
          <w:p w14:paraId="066D00E0" w14:textId="77777777" w:rsidR="007547F3" w:rsidRDefault="007547F3">
            <w:pPr>
              <w:rPr>
                <w:szCs w:val="21"/>
              </w:rPr>
            </w:pPr>
          </w:p>
          <w:p w14:paraId="1EC74022" w14:textId="77777777" w:rsidR="007547F3" w:rsidRDefault="007547F3">
            <w:pPr>
              <w:rPr>
                <w:szCs w:val="21"/>
              </w:rPr>
            </w:pPr>
          </w:p>
          <w:p w14:paraId="5CF41903" w14:textId="77777777" w:rsidR="007547F3" w:rsidRDefault="007547F3">
            <w:pPr>
              <w:rPr>
                <w:szCs w:val="21"/>
              </w:rPr>
            </w:pPr>
          </w:p>
          <w:p w14:paraId="1B707EEE" w14:textId="77777777" w:rsidR="007547F3" w:rsidRDefault="007547F3">
            <w:pPr>
              <w:rPr>
                <w:szCs w:val="21"/>
              </w:rPr>
            </w:pPr>
          </w:p>
          <w:p w14:paraId="45C22715" w14:textId="77777777" w:rsidR="007547F3" w:rsidRDefault="007547F3">
            <w:pPr>
              <w:rPr>
                <w:szCs w:val="21"/>
              </w:rPr>
            </w:pPr>
          </w:p>
          <w:p w14:paraId="44623A6D" w14:textId="77777777" w:rsidR="007547F3" w:rsidRDefault="007547F3">
            <w:pPr>
              <w:rPr>
                <w:szCs w:val="21"/>
              </w:rPr>
            </w:pPr>
          </w:p>
          <w:p w14:paraId="076853B9" w14:textId="77777777" w:rsidR="007547F3" w:rsidRDefault="007547F3">
            <w:pPr>
              <w:rPr>
                <w:szCs w:val="21"/>
              </w:rPr>
            </w:pPr>
          </w:p>
          <w:p w14:paraId="486097CE" w14:textId="77777777" w:rsidR="007547F3" w:rsidRDefault="007547F3">
            <w:pPr>
              <w:rPr>
                <w:szCs w:val="21"/>
              </w:rPr>
            </w:pPr>
          </w:p>
          <w:p w14:paraId="3CAC8B22" w14:textId="77777777" w:rsidR="007547F3" w:rsidRDefault="007547F3">
            <w:pPr>
              <w:rPr>
                <w:szCs w:val="21"/>
              </w:rPr>
            </w:pPr>
          </w:p>
          <w:p w14:paraId="42627443" w14:textId="77777777" w:rsidR="007547F3" w:rsidRDefault="007547F3">
            <w:pPr>
              <w:rPr>
                <w:szCs w:val="21"/>
              </w:rPr>
            </w:pPr>
          </w:p>
          <w:p w14:paraId="5613112B" w14:textId="77777777" w:rsidR="007547F3" w:rsidRDefault="007547F3">
            <w:pPr>
              <w:rPr>
                <w:szCs w:val="21"/>
              </w:rPr>
            </w:pPr>
          </w:p>
          <w:p w14:paraId="34868EDD" w14:textId="77777777" w:rsidR="007547F3" w:rsidRDefault="007547F3">
            <w:pPr>
              <w:rPr>
                <w:szCs w:val="21"/>
              </w:rPr>
            </w:pPr>
          </w:p>
          <w:p w14:paraId="292391DF" w14:textId="77777777" w:rsidR="007547F3" w:rsidRDefault="007547F3">
            <w:pPr>
              <w:rPr>
                <w:szCs w:val="21"/>
              </w:rPr>
            </w:pPr>
          </w:p>
          <w:p w14:paraId="549FECD4" w14:textId="77777777" w:rsidR="007547F3" w:rsidRDefault="007547F3">
            <w:pPr>
              <w:rPr>
                <w:szCs w:val="21"/>
              </w:rPr>
            </w:pPr>
          </w:p>
          <w:p w14:paraId="164D7289" w14:textId="77777777" w:rsidR="007547F3" w:rsidRDefault="007547F3">
            <w:pPr>
              <w:rPr>
                <w:szCs w:val="21"/>
              </w:rPr>
            </w:pPr>
          </w:p>
          <w:p w14:paraId="342FAC5D" w14:textId="77777777" w:rsidR="007547F3" w:rsidRDefault="007547F3">
            <w:pPr>
              <w:rPr>
                <w:szCs w:val="21"/>
              </w:rPr>
            </w:pPr>
          </w:p>
          <w:p w14:paraId="23F44746" w14:textId="77777777" w:rsidR="007547F3" w:rsidRDefault="007547F3">
            <w:pPr>
              <w:rPr>
                <w:szCs w:val="21"/>
              </w:rPr>
            </w:pPr>
          </w:p>
          <w:p w14:paraId="6D5F19F3" w14:textId="77777777" w:rsidR="007547F3" w:rsidRDefault="007547F3">
            <w:pPr>
              <w:rPr>
                <w:szCs w:val="21"/>
              </w:rPr>
            </w:pPr>
          </w:p>
          <w:p w14:paraId="74737117" w14:textId="77777777" w:rsidR="007547F3" w:rsidRDefault="007547F3">
            <w:pPr>
              <w:rPr>
                <w:szCs w:val="21"/>
              </w:rPr>
            </w:pPr>
          </w:p>
          <w:p w14:paraId="0BC67C44" w14:textId="77777777" w:rsidR="007547F3" w:rsidRDefault="007547F3">
            <w:pPr>
              <w:rPr>
                <w:szCs w:val="21"/>
              </w:rPr>
            </w:pPr>
          </w:p>
          <w:p w14:paraId="5899E863" w14:textId="77777777" w:rsidR="007547F3" w:rsidRDefault="007547F3">
            <w:pPr>
              <w:rPr>
                <w:szCs w:val="21"/>
              </w:rPr>
            </w:pPr>
          </w:p>
          <w:p w14:paraId="2374F3D6" w14:textId="77777777" w:rsidR="007547F3" w:rsidRDefault="007547F3">
            <w:pPr>
              <w:rPr>
                <w:szCs w:val="21"/>
              </w:rPr>
            </w:pPr>
          </w:p>
          <w:p w14:paraId="58BB125C" w14:textId="77777777" w:rsidR="007547F3" w:rsidRDefault="007547F3">
            <w:pPr>
              <w:rPr>
                <w:szCs w:val="21"/>
              </w:rPr>
            </w:pPr>
          </w:p>
          <w:p w14:paraId="1BBC476A" w14:textId="77777777" w:rsidR="007547F3" w:rsidRDefault="007547F3">
            <w:pPr>
              <w:rPr>
                <w:szCs w:val="21"/>
              </w:rPr>
            </w:pPr>
          </w:p>
          <w:p w14:paraId="210C67E1" w14:textId="77777777" w:rsidR="007547F3" w:rsidRDefault="007547F3">
            <w:pPr>
              <w:rPr>
                <w:szCs w:val="21"/>
              </w:rPr>
            </w:pPr>
          </w:p>
          <w:p w14:paraId="73F9E951" w14:textId="77777777" w:rsidR="007547F3" w:rsidRDefault="007547F3">
            <w:pPr>
              <w:rPr>
                <w:szCs w:val="21"/>
              </w:rPr>
            </w:pPr>
          </w:p>
          <w:p w14:paraId="5578CCAC" w14:textId="77777777" w:rsidR="007547F3" w:rsidRDefault="007547F3">
            <w:pPr>
              <w:rPr>
                <w:szCs w:val="21"/>
              </w:rPr>
            </w:pPr>
          </w:p>
          <w:p w14:paraId="1650D341" w14:textId="77777777" w:rsidR="007547F3" w:rsidRDefault="007547F3">
            <w:pPr>
              <w:rPr>
                <w:szCs w:val="21"/>
              </w:rPr>
            </w:pPr>
          </w:p>
          <w:p w14:paraId="35C52640" w14:textId="77777777" w:rsidR="007547F3" w:rsidRDefault="007547F3">
            <w:pPr>
              <w:rPr>
                <w:szCs w:val="21"/>
              </w:rPr>
            </w:pPr>
          </w:p>
          <w:p w14:paraId="67594395" w14:textId="77777777" w:rsidR="007547F3" w:rsidRDefault="007547F3">
            <w:pPr>
              <w:rPr>
                <w:szCs w:val="21"/>
              </w:rPr>
            </w:pPr>
          </w:p>
          <w:p w14:paraId="66829F44" w14:textId="77777777" w:rsidR="007547F3" w:rsidRDefault="007547F3">
            <w:pPr>
              <w:rPr>
                <w:szCs w:val="21"/>
              </w:rPr>
            </w:pPr>
          </w:p>
          <w:p w14:paraId="3C24E25F" w14:textId="77777777" w:rsidR="007547F3" w:rsidRDefault="007547F3">
            <w:pPr>
              <w:rPr>
                <w:szCs w:val="21"/>
              </w:rPr>
            </w:pPr>
          </w:p>
          <w:p w14:paraId="6E0D3B36" w14:textId="77777777" w:rsidR="007547F3" w:rsidRDefault="007547F3">
            <w:pPr>
              <w:rPr>
                <w:szCs w:val="21"/>
              </w:rPr>
            </w:pPr>
          </w:p>
          <w:p w14:paraId="0CA58B9E" w14:textId="77777777" w:rsidR="007547F3" w:rsidRDefault="007547F3">
            <w:pPr>
              <w:rPr>
                <w:szCs w:val="21"/>
              </w:rPr>
            </w:pPr>
          </w:p>
          <w:p w14:paraId="45E9EFC2" w14:textId="77777777" w:rsidR="007547F3" w:rsidRDefault="007547F3">
            <w:pPr>
              <w:rPr>
                <w:szCs w:val="21"/>
              </w:rPr>
            </w:pPr>
          </w:p>
          <w:p w14:paraId="3A9FCAA1" w14:textId="77777777" w:rsidR="007547F3" w:rsidRDefault="007547F3">
            <w:pPr>
              <w:rPr>
                <w:szCs w:val="21"/>
              </w:rPr>
            </w:pPr>
          </w:p>
          <w:p w14:paraId="1F2D6492" w14:textId="77777777" w:rsidR="007547F3" w:rsidRDefault="007547F3">
            <w:pPr>
              <w:rPr>
                <w:szCs w:val="21"/>
              </w:rPr>
            </w:pPr>
          </w:p>
          <w:p w14:paraId="2B7805F7" w14:textId="77777777" w:rsidR="007547F3" w:rsidRDefault="007547F3">
            <w:pPr>
              <w:rPr>
                <w:szCs w:val="21"/>
              </w:rPr>
            </w:pPr>
          </w:p>
          <w:p w14:paraId="36898ECD" w14:textId="77777777" w:rsidR="007547F3" w:rsidRDefault="007547F3">
            <w:pPr>
              <w:rPr>
                <w:szCs w:val="21"/>
              </w:rPr>
            </w:pPr>
          </w:p>
          <w:p w14:paraId="56381F8B" w14:textId="77777777" w:rsidR="007547F3" w:rsidRDefault="007547F3">
            <w:pPr>
              <w:rPr>
                <w:szCs w:val="21"/>
              </w:rPr>
            </w:pPr>
          </w:p>
          <w:p w14:paraId="421F05DE" w14:textId="77777777" w:rsidR="007547F3" w:rsidRDefault="00000000">
            <w:pPr>
              <w:numPr>
                <w:ilvl w:val="0"/>
                <w:numId w:val="7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绘制圆中方。如图所示，绘制一个边长为</w:t>
            </w:r>
            <w:r>
              <w:rPr>
                <w:rFonts w:hint="eastAsia"/>
                <w:szCs w:val="21"/>
              </w:rPr>
              <w:t>200</w:t>
            </w:r>
            <w:r>
              <w:rPr>
                <w:rFonts w:hint="eastAsia"/>
                <w:szCs w:val="21"/>
              </w:rPr>
              <w:t>像素的正方形及一个紧挨其四个顶点的圆形。画笔宽度设置为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。</w:t>
            </w:r>
          </w:p>
          <w:p w14:paraId="3B30DE7B" w14:textId="77777777" w:rsidR="007547F3" w:rsidRDefault="00000000">
            <w:pPr>
              <w:ind w:firstLineChars="3200" w:firstLine="6720"/>
              <w:rPr>
                <w:szCs w:val="21"/>
              </w:rPr>
            </w:pPr>
            <w:r>
              <w:rPr>
                <w:noProof/>
              </w:rPr>
              <w:drawing>
                <wp:inline distT="0" distB="0" distL="114300" distR="114300" wp14:anchorId="09531CD2" wp14:editId="548567B9">
                  <wp:extent cx="1276350" cy="1276350"/>
                  <wp:effectExtent l="0" t="0" r="6350" b="6350"/>
                  <wp:docPr id="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21"/>
              </w:rPr>
              <w:t>‬</w:t>
            </w:r>
          </w:p>
          <w:p w14:paraId="5CD3DD70" w14:textId="16112274" w:rsidR="007547F3" w:rsidRDefault="00C17F5F">
            <w:pPr>
              <w:jc w:val="left"/>
              <w:rPr>
                <w:ins w:id="27" w:author="著星 梁" w:date="2025-12-22T21:39:00Z" w16du:dateUtc="2025-12-22T13:39:00Z"/>
              </w:rPr>
            </w:pPr>
            <w:bookmarkStart w:id="28" w:name="OLE_LINK1"/>
            <w:ins w:id="29" w:author="著星 梁" w:date="2025-12-22T21:39:00Z" w16du:dateUtc="2025-12-22T13:39:00Z">
              <w:r>
                <w:t>I</w:t>
              </w:r>
              <w:r>
                <w:rPr>
                  <w:rFonts w:hint="eastAsia"/>
                </w:rPr>
                <w:t>mport turrle as t</w:t>
              </w:r>
            </w:ins>
          </w:p>
          <w:p w14:paraId="71747FE7" w14:textId="73C089FA" w:rsidR="00C17F5F" w:rsidRDefault="00C17F5F">
            <w:pPr>
              <w:jc w:val="left"/>
              <w:rPr>
                <w:ins w:id="30" w:author="著星 梁" w:date="2025-12-22T21:41:00Z" w16du:dateUtc="2025-12-22T13:41:00Z"/>
              </w:rPr>
            </w:pPr>
            <w:ins w:id="31" w:author="著星 梁" w:date="2025-12-22T21:39:00Z" w16du:dateUtc="2025-12-22T13:39:00Z">
              <w:r>
                <w:rPr>
                  <w:rFonts w:hint="eastAsia"/>
                </w:rPr>
                <w:t>t.set</w:t>
              </w:r>
            </w:ins>
            <w:ins w:id="32" w:author="著星 梁" w:date="2025-12-22T21:41:00Z" w16du:dateUtc="2025-12-22T13:41:00Z">
              <w:r>
                <w:rPr>
                  <w:rFonts w:hint="eastAsia"/>
                </w:rPr>
                <w:t>up(</w:t>
              </w:r>
            </w:ins>
            <w:ins w:id="33" w:author="著星 梁" w:date="2025-12-22T21:42:00Z" w16du:dateUtc="2025-12-22T13:42:00Z">
              <w:r>
                <w:rPr>
                  <w:rFonts w:hint="eastAsia"/>
                </w:rPr>
                <w:t>5</w:t>
              </w:r>
            </w:ins>
            <w:ins w:id="34" w:author="著星 梁" w:date="2025-12-22T21:41:00Z" w16du:dateUtc="2025-12-22T13:41:00Z">
              <w:r>
                <w:rPr>
                  <w:rFonts w:hint="eastAsia"/>
                </w:rPr>
                <w:t>00,</w:t>
              </w:r>
            </w:ins>
            <w:ins w:id="35" w:author="著星 梁" w:date="2025-12-22T21:42:00Z" w16du:dateUtc="2025-12-22T13:42:00Z">
              <w:r>
                <w:rPr>
                  <w:rFonts w:hint="eastAsia"/>
                </w:rPr>
                <w:t>5</w:t>
              </w:r>
            </w:ins>
            <w:ins w:id="36" w:author="著星 梁" w:date="2025-12-22T21:41:00Z" w16du:dateUtc="2025-12-22T13:41:00Z">
              <w:r>
                <w:rPr>
                  <w:rFonts w:hint="eastAsia"/>
                </w:rPr>
                <w:t>00)</w:t>
              </w:r>
            </w:ins>
          </w:p>
          <w:p w14:paraId="738BA913" w14:textId="7141C1C7" w:rsidR="00C17F5F" w:rsidRDefault="00C17F5F">
            <w:pPr>
              <w:jc w:val="left"/>
              <w:rPr>
                <w:ins w:id="37" w:author="著星 梁" w:date="2025-12-22T21:41:00Z" w16du:dateUtc="2025-12-22T13:41:00Z"/>
              </w:rPr>
            </w:pPr>
            <w:ins w:id="38" w:author="著星 梁" w:date="2025-12-22T21:41:00Z" w16du:dateUtc="2025-12-22T13:41:00Z">
              <w:r>
                <w:rPr>
                  <w:rFonts w:hint="eastAsia"/>
                </w:rPr>
                <w:t>t.penup()</w:t>
              </w:r>
            </w:ins>
          </w:p>
          <w:p w14:paraId="66CF7246" w14:textId="490FEE0B" w:rsidR="00C17F5F" w:rsidRDefault="00C17F5F">
            <w:pPr>
              <w:jc w:val="left"/>
              <w:rPr>
                <w:ins w:id="39" w:author="著星 梁" w:date="2025-12-22T21:42:00Z" w16du:dateUtc="2025-12-22T13:42:00Z"/>
              </w:rPr>
            </w:pPr>
            <w:ins w:id="40" w:author="著星 梁" w:date="2025-12-22T21:41:00Z" w16du:dateUtc="2025-12-22T13:41:00Z">
              <w:r>
                <w:rPr>
                  <w:rFonts w:hint="eastAsia"/>
                </w:rPr>
                <w:t>t.</w:t>
              </w:r>
            </w:ins>
            <w:ins w:id="41" w:author="著星 梁" w:date="2025-12-22T21:42:00Z" w16du:dateUtc="2025-12-22T13:42:00Z">
              <w:r>
                <w:rPr>
                  <w:rFonts w:hint="eastAsia"/>
                </w:rPr>
                <w:t>seth(90)</w:t>
              </w:r>
            </w:ins>
          </w:p>
          <w:p w14:paraId="503FB9D7" w14:textId="19A801F9" w:rsidR="00C17F5F" w:rsidRDefault="00C17F5F">
            <w:pPr>
              <w:jc w:val="left"/>
              <w:rPr>
                <w:ins w:id="42" w:author="著星 梁" w:date="2025-12-22T21:42:00Z" w16du:dateUtc="2025-12-22T13:42:00Z"/>
              </w:rPr>
            </w:pPr>
            <w:ins w:id="43" w:author="著星 梁" w:date="2025-12-22T21:42:00Z" w16du:dateUtc="2025-12-22T13:42:00Z">
              <w:r>
                <w:rPr>
                  <w:rFonts w:hint="eastAsia"/>
                </w:rPr>
                <w:t>t.fd(100)</w:t>
              </w:r>
            </w:ins>
          </w:p>
          <w:p w14:paraId="6D0CAA8A" w14:textId="25BA9A00" w:rsidR="00C17F5F" w:rsidRDefault="00C17F5F">
            <w:pPr>
              <w:jc w:val="left"/>
              <w:rPr>
                <w:ins w:id="44" w:author="著星 梁" w:date="2025-12-22T21:42:00Z" w16du:dateUtc="2025-12-22T13:42:00Z"/>
              </w:rPr>
            </w:pPr>
            <w:ins w:id="45" w:author="著星 梁" w:date="2025-12-22T21:42:00Z" w16du:dateUtc="2025-12-22T13:42:00Z">
              <w:r>
                <w:rPr>
                  <w:rFonts w:hint="eastAsia"/>
                </w:rPr>
                <w:t>t.pensize(2)</w:t>
              </w:r>
            </w:ins>
          </w:p>
          <w:p w14:paraId="545AE5A7" w14:textId="06E4AB02" w:rsidR="00C17F5F" w:rsidRDefault="00C17F5F">
            <w:pPr>
              <w:jc w:val="left"/>
              <w:rPr>
                <w:ins w:id="46" w:author="著星 梁" w:date="2025-12-22T21:42:00Z" w16du:dateUtc="2025-12-22T13:42:00Z"/>
              </w:rPr>
            </w:pPr>
            <w:ins w:id="47" w:author="著星 梁" w:date="2025-12-22T21:42:00Z" w16du:dateUtc="2025-12-22T13:42:00Z">
              <w:r>
                <w:rPr>
                  <w:rFonts w:hint="eastAsia"/>
                </w:rPr>
                <w:t>t.seth(0)</w:t>
              </w:r>
            </w:ins>
          </w:p>
          <w:p w14:paraId="57EE7E74" w14:textId="2AAFB8FF" w:rsidR="00C17F5F" w:rsidRDefault="00C17F5F">
            <w:pPr>
              <w:jc w:val="left"/>
              <w:rPr>
                <w:ins w:id="48" w:author="著星 梁" w:date="2025-12-22T21:43:00Z" w16du:dateUtc="2025-12-22T13:43:00Z"/>
              </w:rPr>
            </w:pPr>
            <w:ins w:id="49" w:author="著星 梁" w:date="2025-12-22T21:42:00Z" w16du:dateUtc="2025-12-22T13:42:00Z">
              <w:r>
                <w:rPr>
                  <w:rFonts w:hint="eastAsia"/>
                </w:rPr>
                <w:t>t.fd(</w:t>
              </w:r>
            </w:ins>
            <w:ins w:id="50" w:author="著星 梁" w:date="2025-12-22T21:43:00Z" w16du:dateUtc="2025-12-22T13:43:00Z">
              <w:r>
                <w:rPr>
                  <w:rFonts w:hint="eastAsia"/>
                </w:rPr>
                <w:t>-100</w:t>
              </w:r>
            </w:ins>
            <w:ins w:id="51" w:author="著星 梁" w:date="2025-12-22T21:42:00Z" w16du:dateUtc="2025-12-22T13:42:00Z">
              <w:r>
                <w:rPr>
                  <w:rFonts w:hint="eastAsia"/>
                </w:rPr>
                <w:t>)</w:t>
              </w:r>
            </w:ins>
          </w:p>
          <w:p w14:paraId="1810EBCB" w14:textId="42962AD4" w:rsidR="00C17F5F" w:rsidRDefault="00C17F5F">
            <w:pPr>
              <w:jc w:val="left"/>
              <w:rPr>
                <w:ins w:id="52" w:author="著星 梁" w:date="2025-12-22T21:43:00Z" w16du:dateUtc="2025-12-22T13:43:00Z"/>
                <w:rFonts w:hint="eastAsia"/>
              </w:rPr>
            </w:pPr>
            <w:ins w:id="53" w:author="著星 梁" w:date="2025-12-22T21:43:00Z" w16du:dateUtc="2025-12-22T13:43:00Z">
              <w:r>
                <w:rPr>
                  <w:rFonts w:hint="eastAsia"/>
                </w:rPr>
                <w:t>t.pendown</w:t>
              </w:r>
            </w:ins>
          </w:p>
          <w:p w14:paraId="22E2CA71" w14:textId="69432971" w:rsidR="00C17F5F" w:rsidRDefault="00C17F5F">
            <w:pPr>
              <w:jc w:val="left"/>
              <w:rPr>
                <w:ins w:id="54" w:author="著星 梁" w:date="2025-12-22T21:43:00Z" w16du:dateUtc="2025-12-22T13:43:00Z"/>
              </w:rPr>
            </w:pPr>
            <w:ins w:id="55" w:author="著星 梁" w:date="2025-12-22T21:43:00Z" w16du:dateUtc="2025-12-22T13:43:00Z">
              <w:r>
                <w:rPr>
                  <w:rFonts w:hint="eastAsia"/>
                </w:rPr>
                <w:t xml:space="preserve">for </w:t>
              </w:r>
              <w:r>
                <w:t>I</w:t>
              </w:r>
              <w:r>
                <w:rPr>
                  <w:rFonts w:hint="eastAsia"/>
                </w:rPr>
                <w:t xml:space="preserve"> range(4):</w:t>
              </w:r>
            </w:ins>
          </w:p>
          <w:p w14:paraId="512D86DD" w14:textId="07B8D184" w:rsidR="00C17F5F" w:rsidRDefault="00C17F5F" w:rsidP="00C17F5F">
            <w:pPr>
              <w:ind w:firstLine="420"/>
              <w:jc w:val="left"/>
              <w:rPr>
                <w:ins w:id="56" w:author="著星 梁" w:date="2025-12-22T21:44:00Z" w16du:dateUtc="2025-12-22T13:44:00Z"/>
              </w:rPr>
              <w:pPrChange w:id="57" w:author="著星 梁" w:date="2025-12-22T21:44:00Z" w16du:dateUtc="2025-12-22T13:44:00Z">
                <w:pPr>
                  <w:jc w:val="left"/>
                </w:pPr>
              </w:pPrChange>
            </w:pPr>
            <w:ins w:id="58" w:author="著星 梁" w:date="2025-12-22T21:43:00Z" w16du:dateUtc="2025-12-22T13:43:00Z">
              <w:r>
                <w:rPr>
                  <w:rFonts w:hint="eastAsia"/>
                </w:rPr>
                <w:t>t.fd</w:t>
              </w:r>
            </w:ins>
            <w:ins w:id="59" w:author="著星 梁" w:date="2025-12-22T21:44:00Z" w16du:dateUtc="2025-12-22T13:44:00Z">
              <w:r>
                <w:rPr>
                  <w:rFonts w:hint="eastAsia"/>
                </w:rPr>
                <w:t>(200)</w:t>
              </w:r>
            </w:ins>
          </w:p>
          <w:p w14:paraId="0992922A" w14:textId="253C0261" w:rsidR="00C17F5F" w:rsidRDefault="00C17F5F" w:rsidP="00C17F5F">
            <w:pPr>
              <w:ind w:firstLine="420"/>
              <w:jc w:val="left"/>
              <w:rPr>
                <w:ins w:id="60" w:author="著星 梁" w:date="2025-12-22T21:53:00Z" w16du:dateUtc="2025-12-22T13:53:00Z"/>
              </w:rPr>
            </w:pPr>
            <w:ins w:id="61" w:author="著星 梁" w:date="2025-12-22T21:44:00Z" w16du:dateUtc="2025-12-22T13:44:00Z">
              <w:r>
                <w:rPr>
                  <w:rFonts w:hint="eastAsia"/>
                </w:rPr>
                <w:t>t,right(90)</w:t>
              </w:r>
            </w:ins>
          </w:p>
          <w:p w14:paraId="09B5C9E0" w14:textId="72EF007D" w:rsidR="00643A6B" w:rsidRDefault="00643A6B" w:rsidP="00643A6B">
            <w:pPr>
              <w:jc w:val="left"/>
              <w:rPr>
                <w:ins w:id="62" w:author="著星 梁" w:date="2025-12-22T21:44:00Z" w16du:dateUtc="2025-12-22T13:44:00Z"/>
                <w:rFonts w:hint="eastAsia"/>
              </w:rPr>
              <w:pPrChange w:id="63" w:author="著星 梁" w:date="2025-12-22T21:53:00Z" w16du:dateUtc="2025-12-22T13:53:00Z">
                <w:pPr>
                  <w:ind w:firstLine="420"/>
                  <w:jc w:val="left"/>
                </w:pPr>
              </w:pPrChange>
            </w:pPr>
            <w:ins w:id="64" w:author="著星 梁" w:date="2025-12-22T21:53:00Z" w16du:dateUtc="2025-12-22T13:53:00Z">
              <w:r>
                <w:rPr>
                  <w:rFonts w:hint="eastAsia"/>
                </w:rPr>
                <w:t>t.seth(-135)</w:t>
              </w:r>
            </w:ins>
          </w:p>
          <w:p w14:paraId="58B4B88C" w14:textId="6B1ABEC2" w:rsidR="00C17F5F" w:rsidRPr="00C17F5F" w:rsidRDefault="00C17F5F" w:rsidP="00C17F5F">
            <w:pPr>
              <w:jc w:val="left"/>
              <w:rPr>
                <w:rFonts w:hint="eastAsia"/>
              </w:rPr>
            </w:pPr>
            <w:ins w:id="65" w:author="著星 梁" w:date="2025-12-22T21:44:00Z" w16du:dateUtc="2025-12-22T13:44:00Z">
              <w:r>
                <w:rPr>
                  <w:rFonts w:hint="eastAsia"/>
                </w:rPr>
                <w:t>t.cicle</w:t>
              </w:r>
            </w:ins>
            <w:ins w:id="66" w:author="著星 梁" w:date="2025-12-22T21:45:00Z" w16du:dateUtc="2025-12-22T13:45:00Z">
              <w:r>
                <w:rPr>
                  <w:rFonts w:hint="eastAsia"/>
                </w:rPr>
                <w:t>(100*pow(2,0.5),360)</w:t>
              </w:r>
            </w:ins>
          </w:p>
          <w:bookmarkEnd w:id="28"/>
          <w:p w14:paraId="46E2F9D6" w14:textId="77777777" w:rsidR="007547F3" w:rsidRDefault="007547F3">
            <w:pPr>
              <w:jc w:val="left"/>
            </w:pPr>
          </w:p>
          <w:p w14:paraId="0C977304" w14:textId="77777777" w:rsidR="007547F3" w:rsidRDefault="007547F3">
            <w:pPr>
              <w:jc w:val="left"/>
            </w:pPr>
          </w:p>
          <w:p w14:paraId="292425FD" w14:textId="77777777" w:rsidR="007547F3" w:rsidRDefault="007547F3">
            <w:pPr>
              <w:jc w:val="left"/>
            </w:pPr>
          </w:p>
          <w:p w14:paraId="6AD223F7" w14:textId="77777777" w:rsidR="007547F3" w:rsidRDefault="007547F3">
            <w:pPr>
              <w:jc w:val="left"/>
            </w:pPr>
          </w:p>
        </w:tc>
      </w:tr>
      <w:tr w:rsidR="007547F3" w14:paraId="3CFDD5AC" w14:textId="77777777">
        <w:trPr>
          <w:trHeight w:val="13937"/>
        </w:trPr>
        <w:tc>
          <w:tcPr>
            <w:tcW w:w="9497" w:type="dxa"/>
          </w:tcPr>
          <w:p w14:paraId="03751045" w14:textId="77777777" w:rsidR="007547F3" w:rsidRDefault="007547F3">
            <w:pPr>
              <w:jc w:val="left"/>
            </w:pPr>
          </w:p>
        </w:tc>
      </w:tr>
    </w:tbl>
    <w:p w14:paraId="70FB0092" w14:textId="77777777" w:rsidR="007547F3" w:rsidRDefault="007547F3">
      <w:pPr>
        <w:jc w:val="left"/>
      </w:pPr>
    </w:p>
    <w:sectPr w:rsidR="007547F3">
      <w:footerReference w:type="default" r:id="rId9"/>
      <w:pgSz w:w="11907" w:h="16839"/>
      <w:pgMar w:top="1191" w:right="284" w:bottom="567" w:left="567" w:header="851" w:footer="1134" w:gutter="0"/>
      <w:pgNumType w:start="1" w:chapStyle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AF1D3" w14:textId="77777777" w:rsidR="00EA3C3C" w:rsidRDefault="00EA3C3C">
      <w:r>
        <w:separator/>
      </w:r>
    </w:p>
  </w:endnote>
  <w:endnote w:type="continuationSeparator" w:id="0">
    <w:p w14:paraId="074ABB74" w14:textId="77777777" w:rsidR="00EA3C3C" w:rsidRDefault="00EA3C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_x000B__x000C_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907DE" w14:textId="77777777" w:rsidR="007547F3" w:rsidRDefault="00000000">
    <w:pPr>
      <w:pStyle w:val="a4"/>
      <w:jc w:val="center"/>
    </w:pPr>
    <w:r>
      <w:rPr>
        <w:rFonts w:hint="eastAsia"/>
      </w:rPr>
      <w:t>广东工业大学试卷用纸，第</w:t>
    </w:r>
    <w:r>
      <w:fldChar w:fldCharType="begin"/>
    </w:r>
    <w:r>
      <w:rPr>
        <w:rStyle w:val="a7"/>
      </w:rPr>
      <w:instrText xml:space="preserve"> PAGE </w:instrText>
    </w:r>
    <w:r>
      <w:fldChar w:fldCharType="separate"/>
    </w:r>
    <w:r>
      <w:rPr>
        <w:rStyle w:val="a7"/>
      </w:rPr>
      <w:t>2</w:t>
    </w:r>
    <w:r>
      <w:fldChar w:fldCharType="end"/>
    </w:r>
    <w:r>
      <w:rPr>
        <w:rFonts w:hint="eastAsia"/>
      </w:rPr>
      <w:t>页，共</w:t>
    </w:r>
    <w:r>
      <w:fldChar w:fldCharType="begin"/>
    </w:r>
    <w:r>
      <w:rPr>
        <w:rStyle w:val="a7"/>
      </w:rPr>
      <w:instrText xml:space="preserve"> NUMPAGES </w:instrText>
    </w:r>
    <w:r>
      <w:fldChar w:fldCharType="separate"/>
    </w:r>
    <w:r>
      <w:rPr>
        <w:rStyle w:val="a7"/>
      </w:rPr>
      <w:t>2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099BC" w14:textId="77777777" w:rsidR="00EA3C3C" w:rsidRDefault="00EA3C3C">
      <w:r>
        <w:separator/>
      </w:r>
    </w:p>
  </w:footnote>
  <w:footnote w:type="continuationSeparator" w:id="0">
    <w:p w14:paraId="20208CDB" w14:textId="77777777" w:rsidR="00EA3C3C" w:rsidRDefault="00EA3C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EF8971"/>
    <w:multiLevelType w:val="singleLevel"/>
    <w:tmpl w:val="8BEF8971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AAC37637"/>
    <w:multiLevelType w:val="singleLevel"/>
    <w:tmpl w:val="AAC37637"/>
    <w:lvl w:ilvl="0">
      <w:start w:val="15"/>
      <w:numFmt w:val="decimal"/>
      <w:suff w:val="nothing"/>
      <w:lvlText w:val="%1、"/>
      <w:lvlJc w:val="left"/>
    </w:lvl>
  </w:abstractNum>
  <w:abstractNum w:abstractNumId="2" w15:restartNumberingAfterBreak="0">
    <w:nsid w:val="CC89D9E3"/>
    <w:multiLevelType w:val="singleLevel"/>
    <w:tmpl w:val="CC89D9E3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D4AEF267"/>
    <w:multiLevelType w:val="singleLevel"/>
    <w:tmpl w:val="D4AEF267"/>
    <w:lvl w:ilvl="0">
      <w:start w:val="14"/>
      <w:numFmt w:val="decimal"/>
      <w:suff w:val="nothing"/>
      <w:lvlText w:val="%1、"/>
      <w:lvlJc w:val="left"/>
    </w:lvl>
  </w:abstractNum>
  <w:abstractNum w:abstractNumId="4" w15:restartNumberingAfterBreak="0">
    <w:nsid w:val="3F15A841"/>
    <w:multiLevelType w:val="singleLevel"/>
    <w:tmpl w:val="3F15A841"/>
    <w:lvl w:ilvl="0">
      <w:start w:val="1"/>
      <w:numFmt w:val="decimal"/>
      <w:suff w:val="space"/>
      <w:lvlText w:val="（%1）"/>
      <w:lvlJc w:val="left"/>
    </w:lvl>
  </w:abstractNum>
  <w:abstractNum w:abstractNumId="5" w15:restartNumberingAfterBreak="0">
    <w:nsid w:val="6E23F977"/>
    <w:multiLevelType w:val="singleLevel"/>
    <w:tmpl w:val="6E23F97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6" w15:restartNumberingAfterBreak="0">
    <w:nsid w:val="7F00CDDA"/>
    <w:multiLevelType w:val="singleLevel"/>
    <w:tmpl w:val="7F00CDDA"/>
    <w:lvl w:ilvl="0">
      <w:start w:val="9"/>
      <w:numFmt w:val="decimal"/>
      <w:suff w:val="nothing"/>
      <w:lvlText w:val="%1、"/>
      <w:lvlJc w:val="left"/>
    </w:lvl>
  </w:abstractNum>
  <w:num w:numId="1" w16cid:durableId="31423326">
    <w:abstractNumId w:val="5"/>
  </w:num>
  <w:num w:numId="2" w16cid:durableId="646324781">
    <w:abstractNumId w:val="6"/>
  </w:num>
  <w:num w:numId="3" w16cid:durableId="388040495">
    <w:abstractNumId w:val="3"/>
  </w:num>
  <w:num w:numId="4" w16cid:durableId="1543134138">
    <w:abstractNumId w:val="1"/>
  </w:num>
  <w:num w:numId="5" w16cid:durableId="896480014">
    <w:abstractNumId w:val="4"/>
  </w:num>
  <w:num w:numId="6" w16cid:durableId="1852599049">
    <w:abstractNumId w:val="0"/>
  </w:num>
  <w:num w:numId="7" w16cid:durableId="136413863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著星 梁">
    <w15:presenceInfo w15:providerId="Windows Live" w15:userId="68b6d174e9c698a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420"/>
  <w:drawingGridHorizontalSpacing w:val="105"/>
  <w:drawingGridVerticalSpacing w:val="156"/>
  <w:noPunctuationKerning/>
  <w:characterSpacingControl w:val="compressPunctuation"/>
  <w:savePreviewPicture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F77"/>
    <w:rsid w:val="00030093"/>
    <w:rsid w:val="0007769A"/>
    <w:rsid w:val="00107711"/>
    <w:rsid w:val="00147D95"/>
    <w:rsid w:val="001D4F77"/>
    <w:rsid w:val="001D60F7"/>
    <w:rsid w:val="001E4377"/>
    <w:rsid w:val="003024BA"/>
    <w:rsid w:val="003B5F6D"/>
    <w:rsid w:val="003C4BF6"/>
    <w:rsid w:val="00505DCB"/>
    <w:rsid w:val="00600189"/>
    <w:rsid w:val="00643A6B"/>
    <w:rsid w:val="00697B30"/>
    <w:rsid w:val="006B0602"/>
    <w:rsid w:val="007032C3"/>
    <w:rsid w:val="00717262"/>
    <w:rsid w:val="00750BD4"/>
    <w:rsid w:val="007547F3"/>
    <w:rsid w:val="007737B3"/>
    <w:rsid w:val="007D49BE"/>
    <w:rsid w:val="00843680"/>
    <w:rsid w:val="008827AF"/>
    <w:rsid w:val="008905CA"/>
    <w:rsid w:val="008B0D5B"/>
    <w:rsid w:val="008E0BF5"/>
    <w:rsid w:val="008F1927"/>
    <w:rsid w:val="00945C5D"/>
    <w:rsid w:val="00952906"/>
    <w:rsid w:val="00953E64"/>
    <w:rsid w:val="00996B5A"/>
    <w:rsid w:val="009D7960"/>
    <w:rsid w:val="00A015EF"/>
    <w:rsid w:val="00B25CED"/>
    <w:rsid w:val="00B925F5"/>
    <w:rsid w:val="00BC6C65"/>
    <w:rsid w:val="00BE69F6"/>
    <w:rsid w:val="00C17F5F"/>
    <w:rsid w:val="00C20C17"/>
    <w:rsid w:val="00C20DFD"/>
    <w:rsid w:val="00C80833"/>
    <w:rsid w:val="00C91A3B"/>
    <w:rsid w:val="00D371D2"/>
    <w:rsid w:val="00D7789C"/>
    <w:rsid w:val="00D94AAD"/>
    <w:rsid w:val="00D966D8"/>
    <w:rsid w:val="00DF106C"/>
    <w:rsid w:val="00E02A5E"/>
    <w:rsid w:val="00E272BD"/>
    <w:rsid w:val="00E86DFF"/>
    <w:rsid w:val="00EA3C3C"/>
    <w:rsid w:val="00F02912"/>
    <w:rsid w:val="00F56BAD"/>
    <w:rsid w:val="00F85400"/>
    <w:rsid w:val="00FB3300"/>
    <w:rsid w:val="00FB655D"/>
    <w:rsid w:val="00FE1212"/>
    <w:rsid w:val="00FF118A"/>
    <w:rsid w:val="037A1657"/>
    <w:rsid w:val="048F429D"/>
    <w:rsid w:val="04BF2CCD"/>
    <w:rsid w:val="1FDD7F41"/>
    <w:rsid w:val="2C7A45D6"/>
    <w:rsid w:val="392E506A"/>
    <w:rsid w:val="419F3E5E"/>
    <w:rsid w:val="462E7CCD"/>
    <w:rsid w:val="46994043"/>
    <w:rsid w:val="47D12ED9"/>
    <w:rsid w:val="4BB43EC8"/>
    <w:rsid w:val="520D1EAA"/>
    <w:rsid w:val="54F17D7D"/>
    <w:rsid w:val="55D133E5"/>
    <w:rsid w:val="59ED36CB"/>
    <w:rsid w:val="5B4958AF"/>
    <w:rsid w:val="5F5E79CC"/>
    <w:rsid w:val="6A0274BB"/>
    <w:rsid w:val="73D77956"/>
    <w:rsid w:val="760F453B"/>
    <w:rsid w:val="7FC54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3633742"/>
  <w15:docId w15:val="{C10FDF4A-EAD6-4B86-A4E2-8CD610C5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unhideWhenUsed/>
    <w:pPr>
      <w:widowControl/>
      <w:spacing w:line="260" w:lineRule="atLeast"/>
      <w:ind w:firstLine="380"/>
      <w:jc w:val="left"/>
    </w:pPr>
    <w:rPr>
      <w:rFonts w:ascii="_x000B__x000C_" w:hAnsi="_x000B__x000C_"/>
      <w:kern w:val="0"/>
      <w:sz w:val="18"/>
      <w:szCs w:val="18"/>
    </w:rPr>
  </w:style>
  <w:style w:type="character" w:styleId="a7">
    <w:name w:val="page number"/>
    <w:basedOn w:val="a0"/>
  </w:style>
  <w:style w:type="paragraph" w:styleId="a8">
    <w:name w:val="Revision"/>
    <w:hidden/>
    <w:uiPriority w:val="99"/>
    <w:unhideWhenUsed/>
    <w:rsid w:val="00C17F5F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2024</Words>
  <Characters>2814</Characters>
  <Application>Microsoft Office Word</Application>
  <DocSecurity>0</DocSecurity>
  <Lines>216</Lines>
  <Paragraphs>230</Paragraphs>
  <ScaleCrop>false</ScaleCrop>
  <Company>jwc</Company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tim</dc:creator>
  <cp:lastModifiedBy>著星 梁</cp:lastModifiedBy>
  <cp:revision>2</cp:revision>
  <cp:lastPrinted>2018-07-04T02:28:00Z</cp:lastPrinted>
  <dcterms:created xsi:type="dcterms:W3CDTF">2025-12-22T13:54:00Z</dcterms:created>
  <dcterms:modified xsi:type="dcterms:W3CDTF">2025-12-22T13:54:00Z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E2C7569405734A00A7C2C7B117A83291_13</vt:lpwstr>
  </property>
</Properties>
</file>